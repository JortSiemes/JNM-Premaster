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42A75" w:rsidRDefault="00D42A75">
      <w:pPr>
        <w:widowControl w:val="0"/>
        <w:pBdr>
          <w:top w:val="nil"/>
          <w:left w:val="nil"/>
          <w:bottom w:val="nil"/>
          <w:right w:val="nil"/>
          <w:between w:val="nil"/>
        </w:pBdr>
        <w:spacing w:after="0" w:line="276" w:lineRule="auto"/>
      </w:pPr>
    </w:p>
    <w:p w14:paraId="00000002" w14:textId="77777777" w:rsidR="00D42A75" w:rsidRDefault="00000000">
      <w:pPr>
        <w:rPr>
          <w:rFonts w:ascii="Euclid Circular A Semibold" w:eastAsia="Euclid Circular A Semibold" w:hAnsi="Euclid Circular A Semibold" w:cs="Euclid Circular A Semibold"/>
          <w:color w:val="000000"/>
          <w:sz w:val="72"/>
          <w:szCs w:val="72"/>
        </w:rPr>
      </w:pPr>
      <w:r>
        <w:rPr>
          <w:rFonts w:ascii="Euclid Circular A Semibold" w:eastAsia="Euclid Circular A Semibold" w:hAnsi="Euclid Circular A Semibold" w:cs="Euclid Circular A Semibold"/>
          <w:color w:val="000000"/>
          <w:sz w:val="72"/>
          <w:szCs w:val="72"/>
        </w:rPr>
        <w:t xml:space="preserve">Vertrouwen door digitale multimedia </w:t>
      </w:r>
    </w:p>
    <w:p w14:paraId="00000003" w14:textId="77777777" w:rsidR="00D42A75" w:rsidRDefault="00000000">
      <w:pPr>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52"/>
          <w:szCs w:val="52"/>
        </w:rPr>
        <w:t>De geloofwaardigheid van een geschreven documentaire</w:t>
      </w:r>
    </w:p>
    <w:p w14:paraId="00000004" w14:textId="77777777" w:rsidR="00D42A75" w:rsidRDefault="00D42A75">
      <w:pPr>
        <w:rPr>
          <w:rFonts w:ascii="Euclid Circular A" w:eastAsia="Euclid Circular A" w:hAnsi="Euclid Circular A" w:cs="Euclid Circular A"/>
          <w:color w:val="000000"/>
          <w:sz w:val="24"/>
          <w:szCs w:val="24"/>
        </w:rPr>
      </w:pPr>
    </w:p>
    <w:p w14:paraId="00000005" w14:textId="77777777" w:rsidR="00D42A75" w:rsidRDefault="00D42A75">
      <w:pPr>
        <w:rPr>
          <w:rFonts w:ascii="Euclid Circular A" w:eastAsia="Euclid Circular A" w:hAnsi="Euclid Circular A" w:cs="Euclid Circular A"/>
          <w:color w:val="000000"/>
          <w:sz w:val="24"/>
          <w:szCs w:val="24"/>
        </w:rPr>
      </w:pPr>
    </w:p>
    <w:p w14:paraId="00000006" w14:textId="77777777" w:rsidR="00D42A75" w:rsidRDefault="00D42A75">
      <w:pPr>
        <w:rPr>
          <w:rFonts w:ascii="Euclid Circular A" w:eastAsia="Euclid Circular A" w:hAnsi="Euclid Circular A" w:cs="Euclid Circular A"/>
          <w:color w:val="000000"/>
          <w:sz w:val="24"/>
          <w:szCs w:val="24"/>
        </w:rPr>
      </w:pPr>
    </w:p>
    <w:p w14:paraId="00000007" w14:textId="77777777" w:rsidR="00D42A75" w:rsidRDefault="00D42A75">
      <w:pPr>
        <w:rPr>
          <w:rFonts w:ascii="Euclid Circular A" w:eastAsia="Euclid Circular A" w:hAnsi="Euclid Circular A" w:cs="Euclid Circular A"/>
          <w:color w:val="000000"/>
          <w:sz w:val="24"/>
          <w:szCs w:val="24"/>
        </w:rPr>
      </w:pPr>
    </w:p>
    <w:p w14:paraId="00000008" w14:textId="77777777" w:rsidR="00D42A75" w:rsidRDefault="00D42A75">
      <w:pPr>
        <w:rPr>
          <w:rFonts w:ascii="Euclid Circular A" w:eastAsia="Euclid Circular A" w:hAnsi="Euclid Circular A" w:cs="Euclid Circular A"/>
          <w:color w:val="000000"/>
          <w:sz w:val="24"/>
          <w:szCs w:val="24"/>
        </w:rPr>
      </w:pPr>
    </w:p>
    <w:p w14:paraId="00000009" w14:textId="77777777" w:rsidR="00D42A75" w:rsidRDefault="00D42A75">
      <w:pPr>
        <w:rPr>
          <w:rFonts w:ascii="Euclid Circular A" w:eastAsia="Euclid Circular A" w:hAnsi="Euclid Circular A" w:cs="Euclid Circular A"/>
          <w:color w:val="000000"/>
          <w:sz w:val="24"/>
          <w:szCs w:val="24"/>
        </w:rPr>
      </w:pPr>
    </w:p>
    <w:p w14:paraId="0000000A" w14:textId="77777777" w:rsidR="00D42A75" w:rsidRDefault="00D42A75">
      <w:pPr>
        <w:rPr>
          <w:rFonts w:ascii="Euclid Circular A" w:eastAsia="Euclid Circular A" w:hAnsi="Euclid Circular A" w:cs="Euclid Circular A"/>
          <w:color w:val="000000"/>
          <w:sz w:val="24"/>
          <w:szCs w:val="24"/>
        </w:rPr>
      </w:pPr>
    </w:p>
    <w:p w14:paraId="0000000B" w14:textId="77777777" w:rsidR="00D42A75" w:rsidRDefault="00D42A75">
      <w:pPr>
        <w:rPr>
          <w:rFonts w:ascii="Euclid Circular A" w:eastAsia="Euclid Circular A" w:hAnsi="Euclid Circular A" w:cs="Euclid Circular A"/>
          <w:color w:val="000000"/>
          <w:sz w:val="24"/>
          <w:szCs w:val="24"/>
        </w:rPr>
      </w:pPr>
    </w:p>
    <w:p w14:paraId="0000000C" w14:textId="77777777" w:rsidR="00D42A75" w:rsidRDefault="00D42A75">
      <w:pPr>
        <w:rPr>
          <w:rFonts w:ascii="Euclid Circular A" w:eastAsia="Euclid Circular A" w:hAnsi="Euclid Circular A" w:cs="Euclid Circular A"/>
          <w:color w:val="000000"/>
          <w:sz w:val="24"/>
          <w:szCs w:val="24"/>
        </w:rPr>
      </w:pPr>
    </w:p>
    <w:p w14:paraId="0000000D" w14:textId="77777777" w:rsidR="00D42A75" w:rsidRDefault="00D42A75">
      <w:pPr>
        <w:rPr>
          <w:rFonts w:ascii="Euclid Circular A" w:eastAsia="Euclid Circular A" w:hAnsi="Euclid Circular A" w:cs="Euclid Circular A"/>
          <w:color w:val="000000"/>
          <w:sz w:val="24"/>
          <w:szCs w:val="24"/>
        </w:rPr>
      </w:pPr>
    </w:p>
    <w:p w14:paraId="0000000E" w14:textId="77777777" w:rsidR="00D42A75" w:rsidRDefault="00D42A75">
      <w:pPr>
        <w:rPr>
          <w:rFonts w:ascii="Euclid Circular A" w:eastAsia="Euclid Circular A" w:hAnsi="Euclid Circular A" w:cs="Euclid Circular A"/>
          <w:color w:val="000000"/>
          <w:sz w:val="24"/>
          <w:szCs w:val="24"/>
        </w:rPr>
      </w:pPr>
    </w:p>
    <w:p w14:paraId="0000000F" w14:textId="77777777" w:rsidR="00D42A75" w:rsidRDefault="00D42A75">
      <w:pPr>
        <w:spacing w:after="0"/>
        <w:rPr>
          <w:rFonts w:ascii="Euclid Circular A Semibold" w:eastAsia="Euclid Circular A Semibold" w:hAnsi="Euclid Circular A Semibold" w:cs="Euclid Circular A Semibold"/>
          <w:color w:val="000000"/>
          <w:sz w:val="24"/>
          <w:szCs w:val="24"/>
        </w:rPr>
      </w:pPr>
    </w:p>
    <w:p w14:paraId="00000010" w14:textId="77777777" w:rsidR="00D42A75" w:rsidRDefault="00D42A75">
      <w:pPr>
        <w:spacing w:after="0"/>
        <w:rPr>
          <w:rFonts w:ascii="Euclid Circular A Semibold" w:eastAsia="Euclid Circular A Semibold" w:hAnsi="Euclid Circular A Semibold" w:cs="Euclid Circular A Semibold"/>
          <w:color w:val="000000"/>
          <w:sz w:val="24"/>
          <w:szCs w:val="24"/>
        </w:rPr>
      </w:pPr>
    </w:p>
    <w:p w14:paraId="00000011" w14:textId="77777777" w:rsidR="00D42A75" w:rsidRDefault="00D42A75">
      <w:pPr>
        <w:spacing w:after="0"/>
        <w:rPr>
          <w:rFonts w:ascii="Euclid Circular A Semibold" w:eastAsia="Euclid Circular A Semibold" w:hAnsi="Euclid Circular A Semibold" w:cs="Euclid Circular A Semibold"/>
          <w:color w:val="000000"/>
          <w:sz w:val="24"/>
          <w:szCs w:val="24"/>
        </w:rPr>
      </w:pPr>
    </w:p>
    <w:p w14:paraId="00000012" w14:textId="77777777" w:rsidR="00D42A75" w:rsidRDefault="00D42A75">
      <w:pPr>
        <w:spacing w:after="0"/>
        <w:rPr>
          <w:rFonts w:ascii="Euclid Circular A Semibold" w:eastAsia="Euclid Circular A Semibold" w:hAnsi="Euclid Circular A Semibold" w:cs="Euclid Circular A Semibold"/>
          <w:color w:val="000000"/>
          <w:sz w:val="24"/>
          <w:szCs w:val="24"/>
        </w:rPr>
      </w:pPr>
    </w:p>
    <w:p w14:paraId="00000013" w14:textId="77777777" w:rsidR="00D42A75" w:rsidRDefault="00D42A75">
      <w:pPr>
        <w:spacing w:after="0"/>
        <w:rPr>
          <w:rFonts w:ascii="Euclid Circular A Semibold" w:eastAsia="Euclid Circular A Semibold" w:hAnsi="Euclid Circular A Semibold" w:cs="Euclid Circular A Semibold"/>
          <w:color w:val="000000"/>
          <w:sz w:val="24"/>
          <w:szCs w:val="24"/>
        </w:rPr>
      </w:pPr>
    </w:p>
    <w:p w14:paraId="00000014" w14:textId="77777777" w:rsidR="00D42A75" w:rsidRDefault="00D42A75">
      <w:pPr>
        <w:spacing w:after="0"/>
        <w:rPr>
          <w:rFonts w:ascii="Euclid Circular A Semibold" w:eastAsia="Euclid Circular A Semibold" w:hAnsi="Euclid Circular A Semibold" w:cs="Euclid Circular A Semibold"/>
          <w:color w:val="000000"/>
          <w:sz w:val="24"/>
          <w:szCs w:val="24"/>
        </w:rPr>
      </w:pPr>
    </w:p>
    <w:p w14:paraId="00000015" w14:textId="77777777" w:rsidR="00D42A75" w:rsidRDefault="00D42A75">
      <w:pPr>
        <w:spacing w:after="0"/>
        <w:rPr>
          <w:rFonts w:ascii="Euclid Circular A Semibold" w:eastAsia="Euclid Circular A Semibold" w:hAnsi="Euclid Circular A Semibold" w:cs="Euclid Circular A Semibold"/>
          <w:color w:val="000000"/>
          <w:sz w:val="24"/>
          <w:szCs w:val="24"/>
        </w:rPr>
      </w:pPr>
    </w:p>
    <w:p w14:paraId="00000016" w14:textId="77777777" w:rsidR="00D42A75" w:rsidRDefault="00000000">
      <w:pPr>
        <w:spacing w:after="0"/>
        <w:rPr>
          <w:rFonts w:ascii="Euclid Circular A" w:eastAsia="Euclid Circular A" w:hAnsi="Euclid Circular A" w:cs="Euclid Circular A"/>
          <w:color w:val="000000"/>
          <w:sz w:val="24"/>
          <w:szCs w:val="24"/>
        </w:rPr>
      </w:pPr>
      <w:r>
        <w:rPr>
          <w:rFonts w:ascii="Euclid Circular A Semibold" w:eastAsia="Euclid Circular A Semibold" w:hAnsi="Euclid Circular A Semibold" w:cs="Euclid Circular A Semibold"/>
          <w:color w:val="000000"/>
          <w:sz w:val="24"/>
          <w:szCs w:val="24"/>
        </w:rPr>
        <w:t xml:space="preserve">Jort </w:t>
      </w:r>
      <w:proofErr w:type="spellStart"/>
      <w:r>
        <w:rPr>
          <w:rFonts w:ascii="Euclid Circular A Semibold" w:eastAsia="Euclid Circular A Semibold" w:hAnsi="Euclid Circular A Semibold" w:cs="Euclid Circular A Semibold"/>
          <w:color w:val="000000"/>
          <w:sz w:val="24"/>
          <w:szCs w:val="24"/>
        </w:rPr>
        <w:t>Siemes</w:t>
      </w:r>
      <w:proofErr w:type="spellEnd"/>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color w:val="000000"/>
          <w:sz w:val="24"/>
          <w:szCs w:val="24"/>
        </w:rPr>
        <w:tab/>
      </w:r>
      <w:r>
        <w:rPr>
          <w:rFonts w:ascii="Euclid Circular A" w:eastAsia="Euclid Circular A" w:hAnsi="Euclid Circular A" w:cs="Euclid Circular A"/>
          <w:color w:val="000000"/>
          <w:sz w:val="24"/>
          <w:szCs w:val="24"/>
        </w:rPr>
        <w:tab/>
        <w:t>s4028198</w:t>
      </w:r>
    </w:p>
    <w:p w14:paraId="00000017" w14:textId="77777777" w:rsidR="00D42A75"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Begeleider</w:t>
      </w:r>
      <w:r>
        <w:rPr>
          <w:rFonts w:ascii="Euclid Circular A" w:eastAsia="Euclid Circular A" w:hAnsi="Euclid Circular A" w:cs="Euclid Circular A"/>
          <w:color w:val="000000"/>
          <w:sz w:val="24"/>
          <w:szCs w:val="24"/>
        </w:rPr>
        <w:tab/>
      </w:r>
      <w:r>
        <w:rPr>
          <w:rFonts w:ascii="Euclid Circular A" w:eastAsia="Euclid Circular A" w:hAnsi="Euclid Circular A" w:cs="Euclid Circular A"/>
          <w:color w:val="000000"/>
          <w:sz w:val="24"/>
          <w:szCs w:val="24"/>
        </w:rPr>
        <w:tab/>
        <w:t xml:space="preserve">Dr. A.R.J. </w:t>
      </w:r>
      <w:proofErr w:type="spellStart"/>
      <w:r>
        <w:rPr>
          <w:rFonts w:ascii="Euclid Circular A" w:eastAsia="Euclid Circular A" w:hAnsi="Euclid Circular A" w:cs="Euclid Circular A"/>
          <w:color w:val="000000"/>
          <w:sz w:val="24"/>
          <w:szCs w:val="24"/>
        </w:rPr>
        <w:t>Pleijter</w:t>
      </w:r>
      <w:proofErr w:type="spellEnd"/>
    </w:p>
    <w:p w14:paraId="00000018" w14:textId="77777777" w:rsidR="00D42A75"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Tweede Lezer</w:t>
      </w:r>
    </w:p>
    <w:p w14:paraId="00000019" w14:textId="77777777" w:rsidR="00D42A75"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Masterthesis</w:t>
      </w:r>
    </w:p>
    <w:p w14:paraId="0000001A" w14:textId="77777777" w:rsidR="00D42A75"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Journalistiek &amp; Nieuwe Media</w:t>
      </w:r>
    </w:p>
    <w:p w14:paraId="0000001B" w14:textId="77777777" w:rsidR="00D42A75"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Universiteit Leiden</w:t>
      </w:r>
    </w:p>
    <w:p w14:paraId="0000001C" w14:textId="77777777" w:rsidR="00D42A75"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lastRenderedPageBreak/>
        <w:t>2025</w:t>
      </w:r>
    </w:p>
    <w:p w14:paraId="0000001D" w14:textId="77777777" w:rsidR="00D42A75" w:rsidRDefault="00000000">
      <w:pPr>
        <w:keepNext/>
        <w:keepLines/>
        <w:pBdr>
          <w:top w:val="nil"/>
          <w:left w:val="nil"/>
          <w:bottom w:val="nil"/>
          <w:right w:val="nil"/>
          <w:between w:val="nil"/>
        </w:pBdr>
        <w:spacing w:before="240" w:after="0"/>
        <w:rPr>
          <w:color w:val="2F5496"/>
          <w:sz w:val="32"/>
          <w:szCs w:val="32"/>
        </w:rPr>
      </w:pPr>
      <w:r>
        <w:rPr>
          <w:color w:val="2F5496"/>
          <w:sz w:val="32"/>
          <w:szCs w:val="32"/>
        </w:rPr>
        <w:t>Contents</w:t>
      </w:r>
    </w:p>
    <w:sdt>
      <w:sdtPr>
        <w:id w:val="-1952852987"/>
        <w:docPartObj>
          <w:docPartGallery w:val="Table of Contents"/>
          <w:docPartUnique/>
        </w:docPartObj>
      </w:sdtPr>
      <w:sdtContent>
        <w:p w14:paraId="0000001E" w14:textId="77777777" w:rsidR="00D42A75" w:rsidRDefault="00000000">
          <w:pPr>
            <w:pBdr>
              <w:top w:val="nil"/>
              <w:left w:val="nil"/>
              <w:bottom w:val="nil"/>
              <w:right w:val="nil"/>
              <w:between w:val="nil"/>
            </w:pBdr>
            <w:tabs>
              <w:tab w:val="left" w:pos="440"/>
              <w:tab w:val="right" w:leader="dot" w:pos="9016"/>
            </w:tabs>
            <w:spacing w:after="100"/>
            <w:rPr>
              <w:color w:val="000000"/>
              <w:sz w:val="24"/>
              <w:szCs w:val="24"/>
            </w:rPr>
          </w:pPr>
          <w:r>
            <w:fldChar w:fldCharType="begin"/>
          </w:r>
          <w:r>
            <w:instrText xml:space="preserve"> TOC \h \u \z \t "Heading 1,1,Heading 2,2,Heading 3,3,"</w:instrText>
          </w:r>
          <w:r>
            <w:fldChar w:fldCharType="separate"/>
          </w:r>
          <w:hyperlink w:anchor="_heading=h.gjdgxs">
            <w:r>
              <w:rPr>
                <w:rFonts w:ascii="Euclid Circular A Semibold" w:eastAsia="Euclid Circular A Semibold" w:hAnsi="Euclid Circular A Semibold" w:cs="Euclid Circular A Semibold"/>
                <w:color w:val="000000"/>
              </w:rPr>
              <w:t>1.</w:t>
            </w:r>
          </w:hyperlink>
          <w:hyperlink w:anchor="_heading=h.gjdgxs">
            <w:r>
              <w:rPr>
                <w:color w:val="000000"/>
                <w:sz w:val="24"/>
                <w:szCs w:val="24"/>
              </w:rPr>
              <w:tab/>
            </w:r>
          </w:hyperlink>
          <w:r>
            <w:fldChar w:fldCharType="begin"/>
          </w:r>
          <w:r>
            <w:instrText xml:space="preserve"> PAGEREF _heading=h.gjdgxs \h </w:instrText>
          </w:r>
          <w:r>
            <w:fldChar w:fldCharType="separate"/>
          </w:r>
          <w:r>
            <w:rPr>
              <w:rFonts w:ascii="Euclid Circular A Semibold" w:eastAsia="Euclid Circular A Semibold" w:hAnsi="Euclid Circular A Semibold" w:cs="Euclid Circular A Semibold"/>
              <w:color w:val="000000"/>
            </w:rPr>
            <w:t>Inleiding</w:t>
          </w:r>
          <w:r>
            <w:rPr>
              <w:color w:val="000000"/>
            </w:rPr>
            <w:tab/>
            <w:t>3</w:t>
          </w:r>
          <w:r>
            <w:fldChar w:fldCharType="end"/>
          </w:r>
        </w:p>
        <w:p w14:paraId="0000001F" w14:textId="77777777" w:rsidR="00D42A75"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30j0zll">
            <w:r>
              <w:rPr>
                <w:rFonts w:ascii="Euclid Circular A Semibold" w:eastAsia="Euclid Circular A Semibold" w:hAnsi="Euclid Circular A Semibold" w:cs="Euclid Circular A Semibold"/>
                <w:color w:val="000000"/>
              </w:rPr>
              <w:t>2.</w:t>
            </w:r>
          </w:hyperlink>
          <w:hyperlink w:anchor="_heading=h.30j0zll">
            <w:r>
              <w:rPr>
                <w:color w:val="000000"/>
                <w:sz w:val="24"/>
                <w:szCs w:val="24"/>
              </w:rPr>
              <w:tab/>
            </w:r>
          </w:hyperlink>
          <w:r>
            <w:fldChar w:fldCharType="begin"/>
          </w:r>
          <w:r>
            <w:instrText xml:space="preserve"> PAGEREF _heading=h.30j0zll \h </w:instrText>
          </w:r>
          <w:r>
            <w:fldChar w:fldCharType="separate"/>
          </w:r>
          <w:r>
            <w:rPr>
              <w:rFonts w:ascii="Euclid Circular A Semibold" w:eastAsia="Euclid Circular A Semibold" w:hAnsi="Euclid Circular A Semibold" w:cs="Euclid Circular A Semibold"/>
              <w:color w:val="000000"/>
            </w:rPr>
            <w:t>Theoretisch Kader</w:t>
          </w:r>
          <w:r>
            <w:rPr>
              <w:color w:val="000000"/>
            </w:rPr>
            <w:tab/>
            <w:t>4</w:t>
          </w:r>
          <w:r>
            <w:fldChar w:fldCharType="end"/>
          </w:r>
        </w:p>
        <w:p w14:paraId="00000020" w14:textId="77777777" w:rsidR="00D42A75" w:rsidRDefault="00000000">
          <w:pPr>
            <w:pBdr>
              <w:top w:val="nil"/>
              <w:left w:val="nil"/>
              <w:bottom w:val="nil"/>
              <w:right w:val="nil"/>
              <w:between w:val="nil"/>
            </w:pBdr>
            <w:tabs>
              <w:tab w:val="right" w:leader="dot" w:pos="9016"/>
            </w:tabs>
            <w:spacing w:after="100"/>
            <w:ind w:left="220"/>
            <w:rPr>
              <w:color w:val="000000"/>
              <w:sz w:val="24"/>
              <w:szCs w:val="24"/>
            </w:rPr>
          </w:pPr>
          <w:hyperlink w:anchor="_heading=h.1fob9te">
            <w:r>
              <w:rPr>
                <w:rFonts w:ascii="Euclid Circular A Semibold" w:eastAsia="Euclid Circular A Semibold" w:hAnsi="Euclid Circular A Semibold" w:cs="Euclid Circular A Semibold"/>
                <w:color w:val="000000"/>
              </w:rPr>
              <w:t>2.1 Uiteenzetten van vertrouwen, geloofwaardigheid en betrouwbaarheid</w:t>
            </w:r>
          </w:hyperlink>
          <w:hyperlink w:anchor="_heading=h.1fob9te">
            <w:r>
              <w:rPr>
                <w:color w:val="000000"/>
              </w:rPr>
              <w:tab/>
              <w:t>6</w:t>
            </w:r>
          </w:hyperlink>
        </w:p>
        <w:p w14:paraId="00000021" w14:textId="77777777" w:rsidR="00D42A75" w:rsidRDefault="00000000">
          <w:pPr>
            <w:pBdr>
              <w:top w:val="nil"/>
              <w:left w:val="nil"/>
              <w:bottom w:val="nil"/>
              <w:right w:val="nil"/>
              <w:between w:val="nil"/>
            </w:pBdr>
            <w:tabs>
              <w:tab w:val="right" w:leader="dot" w:pos="9016"/>
            </w:tabs>
            <w:spacing w:after="100"/>
            <w:ind w:left="220"/>
            <w:rPr>
              <w:color w:val="000000"/>
              <w:sz w:val="24"/>
              <w:szCs w:val="24"/>
            </w:rPr>
          </w:pPr>
          <w:hyperlink w:anchor="_heading=h.3znysh7">
            <w:r>
              <w:rPr>
                <w:rFonts w:ascii="Euclid Circular A Semibold" w:eastAsia="Euclid Circular A Semibold" w:hAnsi="Euclid Circular A Semibold" w:cs="Euclid Circular A Semibold"/>
                <w:color w:val="000000"/>
              </w:rPr>
              <w:t>2.2 Geloofwaardigheid en waarheid in een journalistieke context</w:t>
            </w:r>
          </w:hyperlink>
          <w:hyperlink w:anchor="_heading=h.3znysh7">
            <w:r>
              <w:rPr>
                <w:color w:val="000000"/>
              </w:rPr>
              <w:tab/>
              <w:t>10</w:t>
            </w:r>
          </w:hyperlink>
        </w:p>
        <w:p w14:paraId="00000022" w14:textId="77777777" w:rsidR="00D42A75" w:rsidRDefault="00000000">
          <w:pPr>
            <w:pBdr>
              <w:top w:val="nil"/>
              <w:left w:val="nil"/>
              <w:bottom w:val="nil"/>
              <w:right w:val="nil"/>
              <w:between w:val="nil"/>
            </w:pBdr>
            <w:tabs>
              <w:tab w:val="right" w:leader="dot" w:pos="9016"/>
            </w:tabs>
            <w:spacing w:after="100"/>
            <w:ind w:left="220"/>
            <w:rPr>
              <w:color w:val="000000"/>
              <w:sz w:val="24"/>
              <w:szCs w:val="24"/>
            </w:rPr>
          </w:pPr>
          <w:hyperlink w:anchor="_heading=h.2et92p0">
            <w:r>
              <w:rPr>
                <w:rFonts w:ascii="Euclid Circular A Semibold" w:eastAsia="Euclid Circular A Semibold" w:hAnsi="Euclid Circular A Semibold" w:cs="Euclid Circular A Semibold"/>
                <w:color w:val="000000"/>
              </w:rPr>
              <w:t>2.3 Journalistieke interventies en geloofwaardigheid (nog aanvullen)</w:t>
            </w:r>
          </w:hyperlink>
          <w:hyperlink w:anchor="_heading=h.2et92p0">
            <w:r>
              <w:rPr>
                <w:color w:val="000000"/>
              </w:rPr>
              <w:tab/>
              <w:t>13</w:t>
            </w:r>
          </w:hyperlink>
        </w:p>
        <w:p w14:paraId="00000023" w14:textId="77777777" w:rsidR="00D42A75" w:rsidRDefault="00000000">
          <w:pPr>
            <w:pBdr>
              <w:top w:val="nil"/>
              <w:left w:val="nil"/>
              <w:bottom w:val="nil"/>
              <w:right w:val="nil"/>
              <w:between w:val="nil"/>
            </w:pBdr>
            <w:tabs>
              <w:tab w:val="right" w:leader="dot" w:pos="9016"/>
            </w:tabs>
            <w:spacing w:after="100"/>
            <w:ind w:left="220"/>
            <w:rPr>
              <w:color w:val="000000"/>
              <w:sz w:val="24"/>
              <w:szCs w:val="24"/>
            </w:rPr>
          </w:pPr>
          <w:hyperlink w:anchor="_heading=h.44sinio">
            <w:r>
              <w:rPr>
                <w:rFonts w:ascii="Euclid Circular A Semibold" w:eastAsia="Euclid Circular A Semibold" w:hAnsi="Euclid Circular A Semibold" w:cs="Euclid Circular A Semibold"/>
                <w:color w:val="000000"/>
              </w:rPr>
              <w:t>2.4 Multimedia convergentie en divergentie (nog aanvullen)</w:t>
            </w:r>
          </w:hyperlink>
          <w:hyperlink w:anchor="_heading=h.44sinio">
            <w:r>
              <w:rPr>
                <w:color w:val="000000"/>
              </w:rPr>
              <w:tab/>
              <w:t>14</w:t>
            </w:r>
          </w:hyperlink>
        </w:p>
        <w:p w14:paraId="00000024" w14:textId="77777777" w:rsidR="00D42A75" w:rsidRDefault="00000000">
          <w:pPr>
            <w:pBdr>
              <w:top w:val="nil"/>
              <w:left w:val="nil"/>
              <w:bottom w:val="nil"/>
              <w:right w:val="nil"/>
              <w:between w:val="nil"/>
            </w:pBdr>
            <w:tabs>
              <w:tab w:val="right" w:leader="dot" w:pos="9016"/>
            </w:tabs>
            <w:spacing w:after="100"/>
            <w:ind w:left="220"/>
            <w:rPr>
              <w:color w:val="000000"/>
              <w:sz w:val="24"/>
              <w:szCs w:val="24"/>
            </w:rPr>
          </w:pPr>
          <w:hyperlink w:anchor="_heading=h.tyjcwt">
            <w:r>
              <w:rPr>
                <w:rFonts w:ascii="Euclid Circular A Semibold" w:eastAsia="Euclid Circular A Semibold" w:hAnsi="Euclid Circular A Semibold" w:cs="Euclid Circular A Semibold"/>
                <w:color w:val="000000"/>
              </w:rPr>
              <w:t>2.5 Multimedia specials en geloofwaardigheid</w:t>
            </w:r>
          </w:hyperlink>
          <w:hyperlink w:anchor="_heading=h.tyjcwt">
            <w:r>
              <w:rPr>
                <w:color w:val="000000"/>
              </w:rPr>
              <w:tab/>
              <w:t>15</w:t>
            </w:r>
          </w:hyperlink>
        </w:p>
        <w:p w14:paraId="00000025" w14:textId="77777777" w:rsidR="00D42A75" w:rsidRDefault="00000000">
          <w:pPr>
            <w:pBdr>
              <w:top w:val="nil"/>
              <w:left w:val="nil"/>
              <w:bottom w:val="nil"/>
              <w:right w:val="nil"/>
              <w:between w:val="nil"/>
            </w:pBdr>
            <w:tabs>
              <w:tab w:val="right" w:leader="dot" w:pos="9016"/>
            </w:tabs>
            <w:spacing w:after="100"/>
            <w:ind w:left="440"/>
            <w:rPr>
              <w:color w:val="000000"/>
              <w:sz w:val="24"/>
              <w:szCs w:val="24"/>
            </w:rPr>
          </w:pPr>
          <w:hyperlink w:anchor="_heading=h.3dy6vkm">
            <w:r>
              <w:rPr>
                <w:rFonts w:ascii="Euclid Circular A Semibold" w:eastAsia="Euclid Circular A Semibold" w:hAnsi="Euclid Circular A Semibold" w:cs="Euclid Circular A Semibold"/>
                <w:color w:val="000000"/>
              </w:rPr>
              <w:t>2.6 Technische analyse inrichting multimedia longread</w:t>
            </w:r>
          </w:hyperlink>
          <w:hyperlink w:anchor="_heading=h.3dy6vkm">
            <w:r>
              <w:rPr>
                <w:color w:val="000000"/>
              </w:rPr>
              <w:tab/>
              <w:t>20</w:t>
            </w:r>
          </w:hyperlink>
        </w:p>
        <w:p w14:paraId="00000026" w14:textId="77777777" w:rsidR="00D42A75" w:rsidRDefault="00000000">
          <w:pPr>
            <w:pBdr>
              <w:top w:val="nil"/>
              <w:left w:val="nil"/>
              <w:bottom w:val="nil"/>
              <w:right w:val="nil"/>
              <w:between w:val="nil"/>
            </w:pBdr>
            <w:tabs>
              <w:tab w:val="right" w:leader="dot" w:pos="9016"/>
            </w:tabs>
            <w:spacing w:after="100"/>
            <w:ind w:left="440"/>
            <w:rPr>
              <w:color w:val="000000"/>
              <w:sz w:val="24"/>
              <w:szCs w:val="24"/>
            </w:rPr>
          </w:pPr>
          <w:hyperlink w:anchor="_heading=h.2jxsxqh">
            <w:r>
              <w:rPr>
                <w:rFonts w:ascii="Euclid Circular A Semibold" w:eastAsia="Euclid Circular A Semibold" w:hAnsi="Euclid Circular A Semibold" w:cs="Euclid Circular A Semibold"/>
                <w:color w:val="000000"/>
              </w:rPr>
              <w:t>Hoe beïnvloeden vorm en presentatie journalistieke geloofwaardigheid?</w:t>
            </w:r>
          </w:hyperlink>
          <w:hyperlink w:anchor="_heading=h.2jxsxqh">
            <w:r>
              <w:rPr>
                <w:color w:val="000000"/>
              </w:rPr>
              <w:tab/>
              <w:t>27</w:t>
            </w:r>
          </w:hyperlink>
        </w:p>
        <w:p w14:paraId="00000027" w14:textId="77777777" w:rsidR="00D42A75" w:rsidRDefault="00000000">
          <w:pPr>
            <w:pBdr>
              <w:top w:val="nil"/>
              <w:left w:val="nil"/>
              <w:bottom w:val="nil"/>
              <w:right w:val="nil"/>
              <w:between w:val="nil"/>
            </w:pBdr>
            <w:tabs>
              <w:tab w:val="right" w:leader="dot" w:pos="9016"/>
            </w:tabs>
            <w:spacing w:after="100"/>
            <w:ind w:left="440"/>
            <w:rPr>
              <w:color w:val="000000"/>
              <w:sz w:val="24"/>
              <w:szCs w:val="24"/>
            </w:rPr>
          </w:pPr>
          <w:hyperlink w:anchor="_heading=h.z337ya">
            <w:r>
              <w:rPr>
                <w:rFonts w:ascii="Euclid Circular A Semibold" w:eastAsia="Euclid Circular A Semibold" w:hAnsi="Euclid Circular A Semibold" w:cs="Euclid Circular A Semibold"/>
                <w:color w:val="000000"/>
              </w:rPr>
              <w:t>Vergelijking van traditionele en innovatieve journalistieke formaten.</w:t>
            </w:r>
          </w:hyperlink>
          <w:hyperlink w:anchor="_heading=h.z337ya">
            <w:r>
              <w:rPr>
                <w:color w:val="000000"/>
              </w:rPr>
              <w:tab/>
              <w:t>27</w:t>
            </w:r>
          </w:hyperlink>
        </w:p>
        <w:p w14:paraId="00000028" w14:textId="77777777" w:rsidR="00D42A75" w:rsidRDefault="00000000">
          <w:pPr>
            <w:pBdr>
              <w:top w:val="nil"/>
              <w:left w:val="nil"/>
              <w:bottom w:val="nil"/>
              <w:right w:val="nil"/>
              <w:between w:val="nil"/>
            </w:pBdr>
            <w:tabs>
              <w:tab w:val="right" w:leader="dot" w:pos="9016"/>
            </w:tabs>
            <w:spacing w:after="100"/>
            <w:ind w:left="220"/>
            <w:rPr>
              <w:color w:val="000000"/>
              <w:sz w:val="24"/>
              <w:szCs w:val="24"/>
            </w:rPr>
          </w:pPr>
          <w:hyperlink w:anchor="_heading=h.4d34og8">
            <w:r>
              <w:rPr>
                <w:rFonts w:ascii="Euclid Circular A Semibold" w:eastAsia="Euclid Circular A Semibold" w:hAnsi="Euclid Circular A Semibold" w:cs="Euclid Circular A Semibold"/>
                <w:color w:val="000000"/>
              </w:rPr>
              <w:t>Experimenteel onderzoek naar vertrouwen</w:t>
            </w:r>
          </w:hyperlink>
          <w:hyperlink w:anchor="_heading=h.4d34og8">
            <w:r>
              <w:rPr>
                <w:color w:val="000000"/>
              </w:rPr>
              <w:tab/>
              <w:t>28</w:t>
            </w:r>
          </w:hyperlink>
        </w:p>
        <w:p w14:paraId="00000029" w14:textId="77777777" w:rsidR="00D42A75" w:rsidRDefault="00000000">
          <w:pPr>
            <w:pBdr>
              <w:top w:val="nil"/>
              <w:left w:val="nil"/>
              <w:bottom w:val="nil"/>
              <w:right w:val="nil"/>
              <w:between w:val="nil"/>
            </w:pBdr>
            <w:tabs>
              <w:tab w:val="right" w:leader="dot" w:pos="9016"/>
            </w:tabs>
            <w:spacing w:after="100"/>
            <w:ind w:left="440"/>
            <w:rPr>
              <w:color w:val="000000"/>
              <w:sz w:val="24"/>
              <w:szCs w:val="24"/>
            </w:rPr>
          </w:pPr>
          <w:hyperlink w:anchor="_heading=h.2s8eyo1">
            <w:r>
              <w:rPr>
                <w:rFonts w:ascii="Euclid Circular A Semibold" w:eastAsia="Euclid Circular A Semibold" w:hAnsi="Euclid Circular A Semibold" w:cs="Euclid Circular A Semibold"/>
                <w:color w:val="000000"/>
              </w:rPr>
              <w:t>Methodologische basis voor A/B-testen in journalistiek onderzoek.</w:t>
            </w:r>
          </w:hyperlink>
          <w:hyperlink w:anchor="_heading=h.2s8eyo1">
            <w:r>
              <w:rPr>
                <w:color w:val="000000"/>
              </w:rPr>
              <w:tab/>
              <w:t>28</w:t>
            </w:r>
          </w:hyperlink>
        </w:p>
        <w:p w14:paraId="0000002A" w14:textId="77777777" w:rsidR="00D42A75" w:rsidRDefault="00000000">
          <w:pPr>
            <w:pBdr>
              <w:top w:val="nil"/>
              <w:left w:val="nil"/>
              <w:bottom w:val="nil"/>
              <w:right w:val="nil"/>
              <w:between w:val="nil"/>
            </w:pBdr>
            <w:tabs>
              <w:tab w:val="right" w:leader="dot" w:pos="9016"/>
            </w:tabs>
            <w:spacing w:after="100"/>
            <w:ind w:left="440"/>
            <w:rPr>
              <w:color w:val="000000"/>
              <w:sz w:val="24"/>
              <w:szCs w:val="24"/>
            </w:rPr>
          </w:pPr>
          <w:hyperlink w:anchor="_heading=h.17dp8vu">
            <w:r>
              <w:rPr>
                <w:rFonts w:ascii="Euclid Circular A Semibold" w:eastAsia="Euclid Circular A Semibold" w:hAnsi="Euclid Circular A Semibold" w:cs="Euclid Circular A Semibold"/>
                <w:color w:val="000000"/>
              </w:rPr>
              <w:t>Hypothesen en verbanden tussen special-vorm en publiekvertrouwen.</w:t>
            </w:r>
          </w:hyperlink>
          <w:hyperlink w:anchor="_heading=h.17dp8vu">
            <w:r>
              <w:rPr>
                <w:color w:val="000000"/>
              </w:rPr>
              <w:tab/>
              <w:t>28</w:t>
            </w:r>
          </w:hyperlink>
        </w:p>
        <w:p w14:paraId="0000002B" w14:textId="77777777" w:rsidR="00D42A75"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1t3h5sf">
            <w:r>
              <w:rPr>
                <w:rFonts w:ascii="Euclid Circular A Semibold" w:eastAsia="Euclid Circular A Semibold" w:hAnsi="Euclid Circular A Semibold" w:cs="Euclid Circular A Semibold"/>
                <w:color w:val="000000"/>
              </w:rPr>
              <w:t>3.</w:t>
            </w:r>
          </w:hyperlink>
          <w:hyperlink w:anchor="_heading=h.1t3h5sf">
            <w:r>
              <w:rPr>
                <w:color w:val="000000"/>
                <w:sz w:val="24"/>
                <w:szCs w:val="24"/>
              </w:rPr>
              <w:tab/>
            </w:r>
          </w:hyperlink>
          <w:r>
            <w:fldChar w:fldCharType="begin"/>
          </w:r>
          <w:r>
            <w:instrText xml:space="preserve"> PAGEREF _heading=h.1t3h5sf \h </w:instrText>
          </w:r>
          <w:r>
            <w:fldChar w:fldCharType="separate"/>
          </w:r>
          <w:r>
            <w:rPr>
              <w:rFonts w:ascii="Euclid Circular A Semibold" w:eastAsia="Euclid Circular A Semibold" w:hAnsi="Euclid Circular A Semibold" w:cs="Euclid Circular A Semibold"/>
              <w:color w:val="000000"/>
            </w:rPr>
            <w:t>Methode</w:t>
          </w:r>
          <w:r>
            <w:rPr>
              <w:color w:val="000000"/>
            </w:rPr>
            <w:tab/>
            <w:t>28</w:t>
          </w:r>
          <w:r>
            <w:fldChar w:fldCharType="end"/>
          </w:r>
        </w:p>
        <w:p w14:paraId="0000002C" w14:textId="77777777" w:rsidR="00D42A75" w:rsidRDefault="00000000">
          <w:pPr>
            <w:pBdr>
              <w:top w:val="nil"/>
              <w:left w:val="nil"/>
              <w:bottom w:val="nil"/>
              <w:right w:val="nil"/>
              <w:between w:val="nil"/>
            </w:pBdr>
            <w:tabs>
              <w:tab w:val="left" w:pos="720"/>
              <w:tab w:val="right" w:leader="dot" w:pos="9016"/>
            </w:tabs>
            <w:spacing w:after="100"/>
            <w:rPr>
              <w:color w:val="000000"/>
              <w:sz w:val="24"/>
              <w:szCs w:val="24"/>
            </w:rPr>
          </w:pPr>
          <w:hyperlink w:anchor="_heading=h.3rdcrjn">
            <w:r>
              <w:rPr>
                <w:rFonts w:ascii="Euclid Circular A Semibold" w:eastAsia="Euclid Circular A Semibold" w:hAnsi="Euclid Circular A Semibold" w:cs="Euclid Circular A Semibold"/>
                <w:color w:val="000000"/>
              </w:rPr>
              <w:t>4.</w:t>
            </w:r>
          </w:hyperlink>
          <w:hyperlink w:anchor="_heading=h.3rdcrjn">
            <w:r>
              <w:rPr>
                <w:color w:val="000000"/>
                <w:sz w:val="24"/>
                <w:szCs w:val="24"/>
              </w:rPr>
              <w:tab/>
            </w:r>
          </w:hyperlink>
          <w:r>
            <w:fldChar w:fldCharType="begin"/>
          </w:r>
          <w:r>
            <w:instrText xml:space="preserve"> PAGEREF _heading=h.3rdcrjn \h </w:instrText>
          </w:r>
          <w:r>
            <w:fldChar w:fldCharType="separate"/>
          </w:r>
          <w:r>
            <w:rPr>
              <w:rFonts w:ascii="Euclid Circular A Semibold" w:eastAsia="Euclid Circular A Semibold" w:hAnsi="Euclid Circular A Semibold" w:cs="Euclid Circular A Semibold"/>
              <w:color w:val="000000"/>
            </w:rPr>
            <w:t>Resultaten</w:t>
          </w:r>
          <w:r>
            <w:rPr>
              <w:color w:val="000000"/>
            </w:rPr>
            <w:tab/>
            <w:t>31</w:t>
          </w:r>
          <w:r>
            <w:fldChar w:fldCharType="end"/>
          </w:r>
        </w:p>
        <w:p w14:paraId="0000002D" w14:textId="77777777" w:rsidR="00D42A75"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26in1rg">
            <w:r>
              <w:rPr>
                <w:rFonts w:ascii="Euclid Circular A Semibold" w:eastAsia="Euclid Circular A Semibold" w:hAnsi="Euclid Circular A Semibold" w:cs="Euclid Circular A Semibold"/>
                <w:color w:val="000000"/>
              </w:rPr>
              <w:t>5.</w:t>
            </w:r>
          </w:hyperlink>
          <w:hyperlink w:anchor="_heading=h.26in1rg">
            <w:r>
              <w:rPr>
                <w:color w:val="000000"/>
                <w:sz w:val="24"/>
                <w:szCs w:val="24"/>
              </w:rPr>
              <w:tab/>
            </w:r>
          </w:hyperlink>
          <w:r>
            <w:fldChar w:fldCharType="begin"/>
          </w:r>
          <w:r>
            <w:instrText xml:space="preserve"> PAGEREF _heading=h.26in1rg \h </w:instrText>
          </w:r>
          <w:r>
            <w:fldChar w:fldCharType="separate"/>
          </w:r>
          <w:r>
            <w:rPr>
              <w:rFonts w:ascii="Euclid Circular A Semibold" w:eastAsia="Euclid Circular A Semibold" w:hAnsi="Euclid Circular A Semibold" w:cs="Euclid Circular A Semibold"/>
              <w:color w:val="000000"/>
            </w:rPr>
            <w:t>Conclusies en Discussie</w:t>
          </w:r>
          <w:r>
            <w:rPr>
              <w:color w:val="000000"/>
            </w:rPr>
            <w:tab/>
            <w:t>32</w:t>
          </w:r>
          <w:r>
            <w:fldChar w:fldCharType="end"/>
          </w:r>
        </w:p>
        <w:p w14:paraId="0000002E" w14:textId="77777777" w:rsidR="00D42A75"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lnxbz9">
            <w:r>
              <w:rPr>
                <w:rFonts w:ascii="Euclid Circular A Semibold" w:eastAsia="Euclid Circular A Semibold" w:hAnsi="Euclid Circular A Semibold" w:cs="Euclid Circular A Semibold"/>
                <w:color w:val="000000"/>
              </w:rPr>
              <w:t>6.</w:t>
            </w:r>
          </w:hyperlink>
          <w:hyperlink w:anchor="_heading=h.lnxbz9">
            <w:r>
              <w:rPr>
                <w:color w:val="000000"/>
                <w:sz w:val="24"/>
                <w:szCs w:val="24"/>
              </w:rPr>
              <w:tab/>
            </w:r>
          </w:hyperlink>
          <w:r>
            <w:fldChar w:fldCharType="begin"/>
          </w:r>
          <w:r>
            <w:instrText xml:space="preserve"> PAGEREF _heading=h.lnxbz9 \h </w:instrText>
          </w:r>
          <w:r>
            <w:fldChar w:fldCharType="separate"/>
          </w:r>
          <w:r>
            <w:rPr>
              <w:rFonts w:ascii="Euclid Circular A Semibold" w:eastAsia="Euclid Circular A Semibold" w:hAnsi="Euclid Circular A Semibold" w:cs="Euclid Circular A Semibold"/>
              <w:color w:val="000000"/>
            </w:rPr>
            <w:t>Referenties</w:t>
          </w:r>
          <w:r>
            <w:rPr>
              <w:color w:val="000000"/>
            </w:rPr>
            <w:tab/>
            <w:t>33</w:t>
          </w:r>
          <w:r>
            <w:fldChar w:fldCharType="end"/>
          </w:r>
        </w:p>
        <w:p w14:paraId="0000002F" w14:textId="77777777" w:rsidR="00D42A75"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35nkun2">
            <w:r>
              <w:rPr>
                <w:rFonts w:ascii="Euclid Circular A Semibold" w:eastAsia="Euclid Circular A Semibold" w:hAnsi="Euclid Circular A Semibold" w:cs="Euclid Circular A Semibold"/>
                <w:color w:val="000000"/>
              </w:rPr>
              <w:t>7.</w:t>
            </w:r>
          </w:hyperlink>
          <w:hyperlink w:anchor="_heading=h.35nkun2">
            <w:r>
              <w:rPr>
                <w:color w:val="000000"/>
                <w:sz w:val="24"/>
                <w:szCs w:val="24"/>
              </w:rPr>
              <w:tab/>
            </w:r>
          </w:hyperlink>
          <w:r>
            <w:fldChar w:fldCharType="begin"/>
          </w:r>
          <w:r>
            <w:instrText xml:space="preserve"> PAGEREF _heading=h.35nkun2 \h </w:instrText>
          </w:r>
          <w:r>
            <w:fldChar w:fldCharType="separate"/>
          </w:r>
          <w:r>
            <w:rPr>
              <w:rFonts w:ascii="Euclid Circular A Semibold" w:eastAsia="Euclid Circular A Semibold" w:hAnsi="Euclid Circular A Semibold" w:cs="Euclid Circular A Semibold"/>
              <w:color w:val="000000"/>
            </w:rPr>
            <w:t>Bijlagen</w:t>
          </w:r>
          <w:r>
            <w:rPr>
              <w:color w:val="000000"/>
            </w:rPr>
            <w:tab/>
            <w:t>36</w:t>
          </w:r>
          <w:r>
            <w:fldChar w:fldCharType="end"/>
          </w:r>
        </w:p>
        <w:p w14:paraId="00000030" w14:textId="77777777" w:rsidR="00D42A75" w:rsidRDefault="00000000">
          <w:r>
            <w:fldChar w:fldCharType="end"/>
          </w:r>
        </w:p>
      </w:sdtContent>
    </w:sdt>
    <w:p w14:paraId="00000031" w14:textId="77777777" w:rsidR="00D42A75" w:rsidRDefault="00000000">
      <w:pPr>
        <w:rPr>
          <w:rFonts w:ascii="Euclid Circular A Semibold" w:eastAsia="Euclid Circular A Semibold" w:hAnsi="Euclid Circular A Semibold" w:cs="Euclid Circular A Semibold"/>
          <w:color w:val="000000"/>
          <w:sz w:val="24"/>
          <w:szCs w:val="24"/>
        </w:rPr>
      </w:pPr>
      <w:r>
        <w:br w:type="page"/>
      </w:r>
    </w:p>
    <w:p w14:paraId="00000032" w14:textId="77777777" w:rsidR="00D42A75"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0" w:name="_heading=h.gjdgxs" w:colFirst="0" w:colLast="0"/>
      <w:bookmarkEnd w:id="0"/>
      <w:r>
        <w:rPr>
          <w:rFonts w:ascii="Euclid Circular A Semibold" w:eastAsia="Euclid Circular A Semibold" w:hAnsi="Euclid Circular A Semibold" w:cs="Euclid Circular A Semibold"/>
          <w:color w:val="000000"/>
          <w:sz w:val="32"/>
          <w:szCs w:val="32"/>
        </w:rPr>
        <w:lastRenderedPageBreak/>
        <w:t>Inleiding</w:t>
      </w:r>
    </w:p>
    <w:p w14:paraId="00000033" w14:textId="77777777" w:rsidR="00D42A75" w:rsidRDefault="00D42A75">
      <w:pPr>
        <w:spacing w:line="360" w:lineRule="auto"/>
      </w:pPr>
    </w:p>
    <w:p w14:paraId="00000034" w14:textId="77777777" w:rsidR="00D42A75" w:rsidRDefault="00000000">
      <w:pPr>
        <w:spacing w:line="360" w:lineRule="auto"/>
        <w:jc w:val="both"/>
        <w:rPr>
          <w:rFonts w:ascii="Euclid Circular A" w:eastAsia="Euclid Circular A" w:hAnsi="Euclid Circular A" w:cs="Euclid Circular A"/>
          <w:color w:val="FF0000"/>
          <w:sz w:val="24"/>
          <w:szCs w:val="24"/>
        </w:rPr>
      </w:pPr>
      <w:r>
        <w:rPr>
          <w:rFonts w:ascii="Euclid Circular A" w:eastAsia="Euclid Circular A" w:hAnsi="Euclid Circular A" w:cs="Euclid Circular A"/>
          <w:color w:val="FF0000"/>
          <w:sz w:val="24"/>
          <w:szCs w:val="24"/>
        </w:rPr>
        <w:t xml:space="preserve">2013 was een uitstekend </w:t>
      </w:r>
      <w:proofErr w:type="spellStart"/>
      <w:r>
        <w:rPr>
          <w:rFonts w:ascii="Euclid Circular A" w:eastAsia="Euclid Circular A" w:hAnsi="Euclid Circular A" w:cs="Euclid Circular A"/>
          <w:color w:val="FF0000"/>
          <w:sz w:val="24"/>
          <w:szCs w:val="24"/>
        </w:rPr>
        <w:t>Pulitzer</w:t>
      </w:r>
      <w:proofErr w:type="spellEnd"/>
      <w:r>
        <w:rPr>
          <w:rFonts w:ascii="Euclid Circular A" w:eastAsia="Euclid Circular A" w:hAnsi="Euclid Circular A" w:cs="Euclid Circular A"/>
          <w:color w:val="FF0000"/>
          <w:sz w:val="24"/>
          <w:szCs w:val="24"/>
        </w:rPr>
        <w:t xml:space="preserve"> Prijs-jaar voor de dagelijkse nieuwsuitgave The New York Times. De krant behaalde grote overwinningen in vier gerenommeerde categorieën. Een prijswinnaar die bijzonder veel aandacht trok, was het baanbrekende verhaal van John </w:t>
      </w:r>
      <w:proofErr w:type="spellStart"/>
      <w:r>
        <w:rPr>
          <w:rFonts w:ascii="Euclid Circular A" w:eastAsia="Euclid Circular A" w:hAnsi="Euclid Circular A" w:cs="Euclid Circular A"/>
          <w:color w:val="FF0000"/>
          <w:sz w:val="24"/>
          <w:szCs w:val="24"/>
        </w:rPr>
        <w:t>Branch</w:t>
      </w:r>
      <w:proofErr w:type="spellEnd"/>
      <w:r>
        <w:rPr>
          <w:rFonts w:ascii="Euclid Circular A" w:eastAsia="Euclid Circular A" w:hAnsi="Euclid Circular A" w:cs="Euclid Circular A"/>
          <w:color w:val="FF0000"/>
          <w:sz w:val="24"/>
          <w:szCs w:val="24"/>
        </w:rPr>
        <w:t xml:space="preserve"> voor The New York Times, dat met “</w:t>
      </w:r>
      <w:proofErr w:type="spellStart"/>
      <w:r>
        <w:rPr>
          <w:rFonts w:ascii="Euclid Circular A" w:eastAsia="Euclid Circular A" w:hAnsi="Euclid Circular A" w:cs="Euclid Circular A"/>
          <w:color w:val="FF0000"/>
          <w:sz w:val="24"/>
          <w:szCs w:val="24"/>
        </w:rPr>
        <w:t>Snow</w:t>
      </w:r>
      <w:proofErr w:type="spellEnd"/>
      <w:r>
        <w:rPr>
          <w:rFonts w:ascii="Euclid Circular A" w:eastAsia="Euclid Circular A" w:hAnsi="Euclid Circular A" w:cs="Euclid Circular A"/>
          <w:color w:val="FF0000"/>
          <w:sz w:val="24"/>
          <w:szCs w:val="24"/>
        </w:rPr>
        <w:t xml:space="preserve"> </w:t>
      </w:r>
      <w:proofErr w:type="spellStart"/>
      <w:r>
        <w:rPr>
          <w:rFonts w:ascii="Euclid Circular A" w:eastAsia="Euclid Circular A" w:hAnsi="Euclid Circular A" w:cs="Euclid Circular A"/>
          <w:color w:val="FF0000"/>
          <w:sz w:val="24"/>
          <w:szCs w:val="24"/>
        </w:rPr>
        <w:t>Fall</w:t>
      </w:r>
      <w:proofErr w:type="spellEnd"/>
      <w:r>
        <w:rPr>
          <w:rFonts w:ascii="Euclid Circular A" w:eastAsia="Euclid Circular A" w:hAnsi="Euclid Circular A" w:cs="Euclid Circular A"/>
          <w:color w:val="FF0000"/>
          <w:sz w:val="24"/>
          <w:szCs w:val="24"/>
        </w:rPr>
        <w:t xml:space="preserve">: The </w:t>
      </w:r>
      <w:proofErr w:type="spellStart"/>
      <w:r>
        <w:rPr>
          <w:rFonts w:ascii="Euclid Circular A" w:eastAsia="Euclid Circular A" w:hAnsi="Euclid Circular A" w:cs="Euclid Circular A"/>
          <w:color w:val="FF0000"/>
          <w:sz w:val="24"/>
          <w:szCs w:val="24"/>
        </w:rPr>
        <w:t>Avalanche</w:t>
      </w:r>
      <w:proofErr w:type="spellEnd"/>
      <w:r>
        <w:rPr>
          <w:rFonts w:ascii="Euclid Circular A" w:eastAsia="Euclid Circular A" w:hAnsi="Euclid Circular A" w:cs="Euclid Circular A"/>
          <w:color w:val="FF0000"/>
          <w:sz w:val="24"/>
          <w:szCs w:val="24"/>
        </w:rPr>
        <w:t xml:space="preserve"> at Tunnel Creek” de prijs voor ‘feature </w:t>
      </w:r>
      <w:proofErr w:type="spellStart"/>
      <w:r>
        <w:rPr>
          <w:rFonts w:ascii="Euclid Circular A" w:eastAsia="Euclid Circular A" w:hAnsi="Euclid Circular A" w:cs="Euclid Circular A"/>
          <w:color w:val="FF0000"/>
          <w:sz w:val="24"/>
          <w:szCs w:val="24"/>
        </w:rPr>
        <w:t>writing</w:t>
      </w:r>
      <w:proofErr w:type="spellEnd"/>
      <w:r>
        <w:rPr>
          <w:rFonts w:ascii="Euclid Circular A" w:eastAsia="Euclid Circular A" w:hAnsi="Euclid Circular A" w:cs="Euclid Circular A"/>
          <w:color w:val="FF0000"/>
          <w:sz w:val="24"/>
          <w:szCs w:val="24"/>
        </w:rPr>
        <w:t xml:space="preserve">’ in de wacht sleepte. De interesse ging niet zozeer uit naar het tragische verhaal van de skiërs die omkwamen bij een lawine, maar vooral naar de revolutionaire manier waarop dit verhaal digitaal werd gepresenteerd door The New York Times. </w:t>
      </w:r>
    </w:p>
    <w:p w14:paraId="00000035" w14:textId="77777777" w:rsidR="00D42A75" w:rsidRDefault="00000000">
      <w:pPr>
        <w:spacing w:line="360" w:lineRule="auto"/>
        <w:jc w:val="both"/>
        <w:rPr>
          <w:rFonts w:ascii="Euclid Circular A" w:eastAsia="Euclid Circular A" w:hAnsi="Euclid Circular A" w:cs="Euclid Circular A"/>
          <w:color w:val="FF0000"/>
          <w:sz w:val="24"/>
          <w:szCs w:val="24"/>
        </w:rPr>
      </w:pPr>
      <w:proofErr w:type="spellStart"/>
      <w:r>
        <w:rPr>
          <w:rFonts w:ascii="Euclid Circular A" w:eastAsia="Euclid Circular A" w:hAnsi="Euclid Circular A" w:cs="Euclid Circular A"/>
          <w:color w:val="FF0000"/>
          <w:sz w:val="24"/>
          <w:szCs w:val="24"/>
        </w:rPr>
        <w:t>Snow</w:t>
      </w:r>
      <w:proofErr w:type="spellEnd"/>
      <w:r>
        <w:rPr>
          <w:rFonts w:ascii="Euclid Circular A" w:eastAsia="Euclid Circular A" w:hAnsi="Euclid Circular A" w:cs="Euclid Circular A"/>
          <w:color w:val="FF0000"/>
          <w:sz w:val="24"/>
          <w:szCs w:val="24"/>
        </w:rPr>
        <w:t xml:space="preserve"> </w:t>
      </w:r>
      <w:proofErr w:type="spellStart"/>
      <w:r>
        <w:rPr>
          <w:rFonts w:ascii="Euclid Circular A" w:eastAsia="Euclid Circular A" w:hAnsi="Euclid Circular A" w:cs="Euclid Circular A"/>
          <w:color w:val="FF0000"/>
          <w:sz w:val="24"/>
          <w:szCs w:val="24"/>
        </w:rPr>
        <w:t>Fall</w:t>
      </w:r>
      <w:proofErr w:type="spellEnd"/>
      <w:r>
        <w:rPr>
          <w:rFonts w:ascii="Euclid Circular A" w:eastAsia="Euclid Circular A" w:hAnsi="Euclid Circular A" w:cs="Euclid Circular A"/>
          <w:color w:val="FF0000"/>
          <w:sz w:val="24"/>
          <w:szCs w:val="24"/>
        </w:rPr>
        <w:t xml:space="preserve"> behoort tot de eerste golf van digitale </w:t>
      </w:r>
      <w:proofErr w:type="spellStart"/>
      <w:r>
        <w:rPr>
          <w:rFonts w:ascii="Euclid Circular A" w:eastAsia="Euclid Circular A" w:hAnsi="Euclid Circular A" w:cs="Euclid Circular A"/>
          <w:color w:val="FF0000"/>
          <w:sz w:val="24"/>
          <w:szCs w:val="24"/>
        </w:rPr>
        <w:t>longforms</w:t>
      </w:r>
      <w:proofErr w:type="spellEnd"/>
      <w:r>
        <w:rPr>
          <w:rFonts w:ascii="Euclid Circular A" w:eastAsia="Euclid Circular A" w:hAnsi="Euclid Circular A" w:cs="Euclid Circular A"/>
          <w:color w:val="FF0000"/>
          <w:sz w:val="24"/>
          <w:szCs w:val="24"/>
        </w:rPr>
        <w:t>, ook wel “</w:t>
      </w:r>
      <w:proofErr w:type="spellStart"/>
      <w:r>
        <w:rPr>
          <w:rFonts w:ascii="Euclid Circular A" w:eastAsia="Euclid Circular A" w:hAnsi="Euclid Circular A" w:cs="Euclid Circular A"/>
          <w:color w:val="FF0000"/>
          <w:sz w:val="24"/>
          <w:szCs w:val="24"/>
        </w:rPr>
        <w:t>aesthetic</w:t>
      </w:r>
      <w:proofErr w:type="spellEnd"/>
      <w:r>
        <w:rPr>
          <w:rFonts w:ascii="Euclid Circular A" w:eastAsia="Euclid Circular A" w:hAnsi="Euclid Circular A" w:cs="Euclid Circular A"/>
          <w:color w:val="FF0000"/>
          <w:sz w:val="24"/>
          <w:szCs w:val="24"/>
        </w:rPr>
        <w:t xml:space="preserve"> features” genoemd. Deze golf markeerde een journalistieke omslag, waarbij </w:t>
      </w:r>
      <w:proofErr w:type="spellStart"/>
      <w:r>
        <w:rPr>
          <w:rFonts w:ascii="Euclid Circular A" w:eastAsia="Euclid Circular A" w:hAnsi="Euclid Circular A" w:cs="Euclid Circular A"/>
          <w:color w:val="FF0000"/>
          <w:sz w:val="24"/>
          <w:szCs w:val="24"/>
        </w:rPr>
        <w:t>longform</w:t>
      </w:r>
      <w:proofErr w:type="spellEnd"/>
      <w:r>
        <w:rPr>
          <w:rFonts w:ascii="Euclid Circular A" w:eastAsia="Euclid Circular A" w:hAnsi="Euclid Circular A" w:cs="Euclid Circular A"/>
          <w:color w:val="FF0000"/>
          <w:sz w:val="24"/>
          <w:szCs w:val="24"/>
        </w:rPr>
        <w:t>-artikelen werden verpakt in multimediale producties die een niveau van verfijning toonden dat aansloot bij de vermeende smaak van het opkomende tabletpubliek. In het digitale journalistieke tijdperk was het doel niet langer alleen sneller en breder berichtgeven, maar ook het opbouwen van merkkracht om zich te onderscheiden en te positioneren voor een kieskeuriger, betalend publiek (</w:t>
      </w:r>
      <w:proofErr w:type="spellStart"/>
      <w:r>
        <w:rPr>
          <w:rFonts w:ascii="Euclid Circular A" w:eastAsia="Euclid Circular A" w:hAnsi="Euclid Circular A" w:cs="Euclid Circular A"/>
          <w:color w:val="FF0000"/>
          <w:sz w:val="24"/>
          <w:szCs w:val="24"/>
        </w:rPr>
        <w:t>Dowling</w:t>
      </w:r>
      <w:proofErr w:type="spellEnd"/>
      <w:r>
        <w:rPr>
          <w:rFonts w:ascii="Euclid Circular A" w:eastAsia="Euclid Circular A" w:hAnsi="Euclid Circular A" w:cs="Euclid Circular A"/>
          <w:color w:val="FF0000"/>
          <w:sz w:val="24"/>
          <w:szCs w:val="24"/>
        </w:rPr>
        <w:t xml:space="preserve"> &amp; </w:t>
      </w:r>
      <w:proofErr w:type="spellStart"/>
      <w:r>
        <w:rPr>
          <w:rFonts w:ascii="Euclid Circular A" w:eastAsia="Euclid Circular A" w:hAnsi="Euclid Circular A" w:cs="Euclid Circular A"/>
          <w:color w:val="FF0000"/>
          <w:sz w:val="24"/>
          <w:szCs w:val="24"/>
        </w:rPr>
        <w:t>Vogan</w:t>
      </w:r>
      <w:proofErr w:type="spellEnd"/>
      <w:r>
        <w:rPr>
          <w:rFonts w:ascii="Euclid Circular A" w:eastAsia="Euclid Circular A" w:hAnsi="Euclid Circular A" w:cs="Euclid Circular A"/>
          <w:color w:val="FF0000"/>
          <w:sz w:val="24"/>
          <w:szCs w:val="24"/>
        </w:rPr>
        <w:t>, 2014: 219).</w:t>
      </w:r>
    </w:p>
    <w:p w14:paraId="00000036" w14:textId="77777777" w:rsidR="00D42A75" w:rsidRDefault="00000000">
      <w:pPr>
        <w:rPr>
          <w:rFonts w:ascii="Euclid Circular A Semibold" w:eastAsia="Euclid Circular A Semibold" w:hAnsi="Euclid Circular A Semibold" w:cs="Euclid Circular A Semibold"/>
          <w:color w:val="FF0000"/>
          <w:sz w:val="24"/>
          <w:szCs w:val="24"/>
        </w:rPr>
      </w:pPr>
      <w:r>
        <w:rPr>
          <w:rFonts w:ascii="Euclid Circular A Semibold" w:eastAsia="Euclid Circular A Semibold" w:hAnsi="Euclid Circular A Semibold" w:cs="Euclid Circular A Semibold"/>
          <w:color w:val="FF0000"/>
          <w:sz w:val="24"/>
          <w:szCs w:val="24"/>
        </w:rPr>
        <w:t xml:space="preserve">M </w:t>
      </w:r>
      <w:proofErr w:type="spellStart"/>
      <w:r>
        <w:rPr>
          <w:rFonts w:ascii="Euclid Circular A Semibold" w:eastAsia="Euclid Circular A Semibold" w:hAnsi="Euclid Circular A Semibold" w:cs="Euclid Circular A Semibold"/>
          <w:color w:val="FF0000"/>
          <w:sz w:val="24"/>
          <w:szCs w:val="24"/>
        </w:rPr>
        <w:t>Deuze</w:t>
      </w:r>
      <w:proofErr w:type="spellEnd"/>
      <w:r>
        <w:rPr>
          <w:rFonts w:ascii="Euclid Circular A Semibold" w:eastAsia="Euclid Circular A Semibold" w:hAnsi="Euclid Circular A Semibold" w:cs="Euclid Circular A Semibold"/>
          <w:color w:val="FF0000"/>
          <w:sz w:val="24"/>
          <w:szCs w:val="24"/>
        </w:rPr>
        <w:t xml:space="preserve"> besprak in 2001 multimedia </w:t>
      </w:r>
      <w:proofErr w:type="spellStart"/>
      <w:r>
        <w:rPr>
          <w:rFonts w:ascii="Euclid Circular A Semibold" w:eastAsia="Euclid Circular A Semibold" w:hAnsi="Euclid Circular A Semibold" w:cs="Euclid Circular A Semibold"/>
          <w:color w:val="FF0000"/>
          <w:sz w:val="24"/>
          <w:szCs w:val="24"/>
        </w:rPr>
        <w:t>convergence</w:t>
      </w:r>
      <w:proofErr w:type="spellEnd"/>
      <w:r>
        <w:rPr>
          <w:rFonts w:ascii="Euclid Circular A Semibold" w:eastAsia="Euclid Circular A Semibold" w:hAnsi="Euclid Circular A Semibold" w:cs="Euclid Circular A Semibold"/>
          <w:color w:val="FF0000"/>
          <w:sz w:val="24"/>
          <w:szCs w:val="24"/>
        </w:rPr>
        <w:t xml:space="preserve"> en </w:t>
      </w:r>
      <w:proofErr w:type="spellStart"/>
      <w:r>
        <w:rPr>
          <w:rFonts w:ascii="Euclid Circular A Semibold" w:eastAsia="Euclid Circular A Semibold" w:hAnsi="Euclid Circular A Semibold" w:cs="Euclid Circular A Semibold"/>
          <w:color w:val="FF0000"/>
          <w:sz w:val="24"/>
          <w:szCs w:val="24"/>
        </w:rPr>
        <w:t>divergende</w:t>
      </w:r>
      <w:proofErr w:type="spellEnd"/>
      <w:r>
        <w:rPr>
          <w:rFonts w:ascii="Euclid Circular A Semibold" w:eastAsia="Euclid Circular A Semibold" w:hAnsi="Euclid Circular A Semibold" w:cs="Euclid Circular A Semibold"/>
          <w:color w:val="FF0000"/>
          <w:sz w:val="24"/>
          <w:szCs w:val="24"/>
        </w:rPr>
        <w:t xml:space="preserve">, multimedia </w:t>
      </w:r>
      <w:proofErr w:type="spellStart"/>
      <w:r>
        <w:rPr>
          <w:rFonts w:ascii="Euclid Circular A Semibold" w:eastAsia="Euclid Circular A Semibold" w:hAnsi="Euclid Circular A Semibold" w:cs="Euclid Circular A Semibold"/>
          <w:color w:val="FF0000"/>
          <w:sz w:val="24"/>
          <w:szCs w:val="24"/>
        </w:rPr>
        <w:t>longforms</w:t>
      </w:r>
      <w:proofErr w:type="spellEnd"/>
      <w:r>
        <w:rPr>
          <w:rFonts w:ascii="Euclid Circular A Semibold" w:eastAsia="Euclid Circular A Semibold" w:hAnsi="Euclid Circular A Semibold" w:cs="Euclid Circular A Semibold"/>
          <w:color w:val="FF0000"/>
          <w:sz w:val="24"/>
          <w:szCs w:val="24"/>
        </w:rPr>
        <w:t xml:space="preserve"> zijn systemen buiten het traditionele </w:t>
      </w:r>
      <w:proofErr w:type="spellStart"/>
      <w:r>
        <w:rPr>
          <w:rFonts w:ascii="Euclid Circular A Semibold" w:eastAsia="Euclid Circular A Semibold" w:hAnsi="Euclid Circular A Semibold" w:cs="Euclid Circular A Semibold"/>
          <w:color w:val="FF0000"/>
          <w:sz w:val="24"/>
          <w:szCs w:val="24"/>
        </w:rPr>
        <w:t>cms</w:t>
      </w:r>
      <w:proofErr w:type="spellEnd"/>
      <w:r>
        <w:rPr>
          <w:rFonts w:ascii="Euclid Circular A Semibold" w:eastAsia="Euclid Circular A Semibold" w:hAnsi="Euclid Circular A Semibold" w:cs="Euclid Circular A Semibold"/>
          <w:color w:val="FF0000"/>
          <w:sz w:val="24"/>
          <w:szCs w:val="24"/>
        </w:rPr>
        <w:t xml:space="preserve">, je verteld een veel </w:t>
      </w:r>
      <w:proofErr w:type="spellStart"/>
      <w:r>
        <w:rPr>
          <w:rFonts w:ascii="Euclid Circular A Semibold" w:eastAsia="Euclid Circular A Semibold" w:hAnsi="Euclid Circular A Semibold" w:cs="Euclid Circular A Semibold"/>
          <w:color w:val="FF0000"/>
          <w:sz w:val="24"/>
          <w:szCs w:val="24"/>
        </w:rPr>
        <w:t>immersiver</w:t>
      </w:r>
      <w:proofErr w:type="spellEnd"/>
      <w:r>
        <w:rPr>
          <w:rFonts w:ascii="Euclid Circular A Semibold" w:eastAsia="Euclid Circular A Semibold" w:hAnsi="Euclid Circular A Semibold" w:cs="Euclid Circular A Semibold"/>
          <w:color w:val="FF0000"/>
          <w:sz w:val="24"/>
          <w:szCs w:val="24"/>
        </w:rPr>
        <w:t xml:space="preserve"> verhaal, het is de geschreven documentaire, met grote kosten en teams aan media makers. Deze artikels worden opgebouwd uit allerlei blokken van multimedia elementen, </w:t>
      </w:r>
      <w:proofErr w:type="spellStart"/>
      <w:r>
        <w:rPr>
          <w:rFonts w:ascii="Euclid Circular A Semibold" w:eastAsia="Euclid Circular A Semibold" w:hAnsi="Euclid Circular A Semibold" w:cs="Euclid Circular A Semibold"/>
          <w:color w:val="FF0000"/>
          <w:sz w:val="24"/>
          <w:szCs w:val="24"/>
        </w:rPr>
        <w:t>videos</w:t>
      </w:r>
      <w:proofErr w:type="spellEnd"/>
      <w:r>
        <w:rPr>
          <w:rFonts w:ascii="Euclid Circular A Semibold" w:eastAsia="Euclid Circular A Semibold" w:hAnsi="Euclid Circular A Semibold" w:cs="Euclid Circular A Semibold"/>
          <w:color w:val="FF0000"/>
          <w:sz w:val="24"/>
          <w:szCs w:val="24"/>
        </w:rPr>
        <w:t xml:space="preserve"> die </w:t>
      </w:r>
      <w:proofErr w:type="spellStart"/>
      <w:r>
        <w:rPr>
          <w:rFonts w:ascii="Euclid Circular A Semibold" w:eastAsia="Euclid Circular A Semibold" w:hAnsi="Euclid Circular A Semibold" w:cs="Euclid Circular A Semibold"/>
          <w:color w:val="FF0000"/>
          <w:sz w:val="24"/>
          <w:szCs w:val="24"/>
        </w:rPr>
        <w:t>loopen</w:t>
      </w:r>
      <w:proofErr w:type="spellEnd"/>
      <w:r>
        <w:rPr>
          <w:rFonts w:ascii="Euclid Circular A Semibold" w:eastAsia="Euclid Circular A Semibold" w:hAnsi="Euclid Circular A Semibold" w:cs="Euclid Circular A Semibold"/>
          <w:color w:val="FF0000"/>
          <w:sz w:val="24"/>
          <w:szCs w:val="24"/>
        </w:rPr>
        <w:t xml:space="preserve">, interviews laten zien en atmosfeer beelden, </w:t>
      </w:r>
    </w:p>
    <w:p w14:paraId="00000037" w14:textId="77777777" w:rsidR="00D42A75" w:rsidRDefault="00000000">
      <w:pPr>
        <w:rPr>
          <w:rFonts w:ascii="Euclid Circular A" w:eastAsia="Euclid Circular A" w:hAnsi="Euclid Circular A" w:cs="Euclid Circular A"/>
          <w:color w:val="000000"/>
          <w:sz w:val="24"/>
          <w:szCs w:val="24"/>
        </w:rPr>
      </w:pPr>
      <w:r>
        <w:br w:type="page"/>
      </w:r>
    </w:p>
    <w:bookmarkStart w:id="1" w:name="_heading=h.30j0zll" w:colFirst="0" w:colLast="0"/>
    <w:bookmarkEnd w:id="1"/>
    <w:p w14:paraId="00000039" w14:textId="77777777" w:rsidR="00D42A75" w:rsidRDefault="00000000">
      <w:pPr>
        <w:spacing w:line="360" w:lineRule="auto"/>
        <w:jc w:val="both"/>
        <w:rPr>
          <w:rFonts w:ascii="Euclid Circular A" w:eastAsia="Euclid Circular A" w:hAnsi="Euclid Circular A" w:cs="Euclid Circular A"/>
          <w:color w:val="000000"/>
          <w:sz w:val="24"/>
          <w:szCs w:val="24"/>
        </w:rPr>
      </w:pPr>
      <w:sdt>
        <w:sdtPr>
          <w:tag w:val="goog_rdk_0"/>
          <w:id w:val="574085937"/>
        </w:sdtPr>
        <w:sdtContent>
          <w:commentRangeStart w:id="2"/>
        </w:sdtContent>
      </w:sdt>
      <w:r>
        <w:rPr>
          <w:rFonts w:ascii="Euclid Circular A" w:eastAsia="Euclid Circular A" w:hAnsi="Euclid Circular A" w:cs="Euclid Circular A"/>
          <w:color w:val="000000"/>
          <w:sz w:val="24"/>
          <w:szCs w:val="24"/>
        </w:rPr>
        <w:t>De</w:t>
      </w:r>
      <w:commentRangeEnd w:id="2"/>
      <w:r>
        <w:commentReference w:id="2"/>
      </w:r>
      <w:r>
        <w:rPr>
          <w:rFonts w:ascii="Euclid Circular A" w:eastAsia="Euclid Circular A" w:hAnsi="Euclid Circular A" w:cs="Euclid Circular A"/>
          <w:color w:val="000000"/>
          <w:sz w:val="24"/>
          <w:szCs w:val="24"/>
        </w:rPr>
        <w:t xml:space="preserve"> grootste uitdaging waar de journalistiek vandaag de dag voor staat, is het gebrek aan vertrouwen van het publiek in de journalistiek. Dit is geen nieuwe uitdaging, maar het is al decennia hardnekkig en het wordt steeds erger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Fink</w:t>
      </w:r>
      <w:proofErr w:type="spellEnd"/>
      <w:r>
        <w:rPr>
          <w:rFonts w:ascii="Euclid Circular A" w:eastAsia="Euclid Circular A" w:hAnsi="Euclid Circular A" w:cs="Euclid Circular A"/>
          <w:sz w:val="24"/>
          <w:szCs w:val="24"/>
        </w:rPr>
        <w:t>, 2019)</w:t>
      </w:r>
      <w:r>
        <w:rPr>
          <w:rFonts w:ascii="Euclid Circular A" w:eastAsia="Euclid Circular A" w:hAnsi="Euclid Circular A" w:cs="Euclid Circular A"/>
          <w:color w:val="000000"/>
          <w:sz w:val="24"/>
          <w:szCs w:val="24"/>
        </w:rPr>
        <w:t xml:space="preserve">. Een op de vijf Nederlanders heeft het vertrouwen in het nieuws verloren, en een groeiend aantal Nederlanders heeft weinig tot geen interesse in het nieuws (Digital News Report, 2024). Deze daling is vooral te merken onder jongeren waar belangstelling voor de actualiteit flink is gedaald </w:t>
      </w:r>
      <w:r>
        <w:rPr>
          <w:rFonts w:ascii="Euclid Circular A" w:eastAsia="Euclid Circular A" w:hAnsi="Euclid Circular A" w:cs="Euclid Circular A"/>
          <w:sz w:val="24"/>
          <w:szCs w:val="24"/>
        </w:rPr>
        <w:t>(Digital News Report, 2024)</w:t>
      </w:r>
      <w:r>
        <w:rPr>
          <w:rFonts w:ascii="Euclid Circular A" w:eastAsia="Euclid Circular A" w:hAnsi="Euclid Circular A" w:cs="Euclid Circular A"/>
          <w:color w:val="000000"/>
          <w:sz w:val="24"/>
          <w:szCs w:val="24"/>
        </w:rPr>
        <w:t>. 54% van de Nederlanders vertrouwt het grootste gedeelte van het nieuws dat ze lezen. Nederlanders hebben wel meer vertrouwen en interesse vergeleken met andere landen. Maar ook hier is de neerwaartse trend</w:t>
      </w:r>
      <w:r>
        <w:rPr>
          <w:rFonts w:ascii="Euclid Circular A" w:eastAsia="Euclid Circular A" w:hAnsi="Euclid Circular A" w:cs="Euclid Circular A"/>
          <w:color w:val="000000"/>
          <w:sz w:val="24"/>
          <w:szCs w:val="24"/>
          <w:vertAlign w:val="superscript"/>
        </w:rPr>
        <w:footnoteReference w:id="1"/>
      </w:r>
      <w:r>
        <w:rPr>
          <w:rFonts w:ascii="Euclid Circular A" w:eastAsia="Euclid Circular A" w:hAnsi="Euclid Circular A" w:cs="Euclid Circular A"/>
          <w:color w:val="000000"/>
          <w:sz w:val="24"/>
          <w:szCs w:val="24"/>
        </w:rPr>
        <w:t xml:space="preserve"> de laatste jaren is zorgwekkend, aangezien vooral dit heeft geleid tot het vervangen van ‘mainstream media’ met sociale media van minder gecentraliseerde bronnen. </w:t>
      </w:r>
    </w:p>
    <w:p w14:paraId="0000003A"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Opiniepeilingen zoals die van het Digital News Report tonen aan dat het publiek steeds minder vertrouwen heeft in de pers als instituut, wat de angst onder journalisten en medialeiders doet toenemen </w:t>
      </w:r>
      <w:r>
        <w:rPr>
          <w:rFonts w:ascii="Euclid Circular A" w:eastAsia="Euclid Circular A" w:hAnsi="Euclid Circular A" w:cs="Euclid Circular A"/>
          <w:sz w:val="24"/>
          <w:szCs w:val="24"/>
        </w:rPr>
        <w:t>(Peters &amp; Broersma, 2012: p.210)</w:t>
      </w:r>
      <w:r>
        <w:rPr>
          <w:rFonts w:ascii="Euclid Circular A" w:eastAsia="Euclid Circular A" w:hAnsi="Euclid Circular A" w:cs="Euclid Circular A"/>
          <w:color w:val="000000"/>
          <w:sz w:val="24"/>
          <w:szCs w:val="24"/>
        </w:rPr>
        <w:t xml:space="preserve">. Maar moeten burgers meer vertrouwen hebben en is het zoeken naar vertrouwen goed voor de journalistiek? Peters en Broersma vragen zich zelfs af of het heroverwegen van de journalistiek misschien een ander perspectief op publiek vertrouwen vereist. Van Dalen (2020) gaat in zijn onderzoek hier tegenin, vertrouwen in de journalistiek is cruciaal om de waakhondfunctie te vervullen vis-à-vis de politieke instituties. Hiervoor heeft de journalistiek legitimiteit nodig, die ze verkrijgen door het vertrouwen van het publiek (van Dalen, 2020). Wanneer de pers niet wordt vertrouwd, is het voor politici gemakkelijker om kritiek van journalisten te negeren of zelfs werk tegen te werken om partijen aanspreekbaar te maken voor misstanden. </w:t>
      </w:r>
    </w:p>
    <w:p w14:paraId="0000003B"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Ook heeft een laag vertrouwen in de pers negatieve gevolgen voor de controlefunctie van de journalistiek, omdat ze minder toegang krijgen en minder </w:t>
      </w:r>
      <w:r>
        <w:rPr>
          <w:rFonts w:ascii="Euclid Circular A" w:eastAsia="Euclid Circular A" w:hAnsi="Euclid Circular A" w:cs="Euclid Circular A"/>
          <w:color w:val="000000"/>
          <w:sz w:val="24"/>
          <w:szCs w:val="24"/>
        </w:rPr>
        <w:lastRenderedPageBreak/>
        <w:t xml:space="preserve">middelen hebben om deze toegang te verkrijgen </w:t>
      </w:r>
      <w:r>
        <w:rPr>
          <w:rFonts w:ascii="Euclid Circular A" w:eastAsia="Euclid Circular A" w:hAnsi="Euclid Circular A" w:cs="Euclid Circular A"/>
          <w:sz w:val="24"/>
          <w:szCs w:val="24"/>
        </w:rPr>
        <w:t>(van Dalen, 2020)</w:t>
      </w:r>
      <w:r>
        <w:rPr>
          <w:rFonts w:ascii="Euclid Circular A" w:eastAsia="Euclid Circular A" w:hAnsi="Euclid Circular A" w:cs="Euclid Circular A"/>
          <w:color w:val="000000"/>
          <w:sz w:val="24"/>
          <w:szCs w:val="24"/>
        </w:rPr>
        <w:t xml:space="preserve">. “Het huidige medialandschap kenmerkt zich door een ecosysteem waarin: </w:t>
      </w:r>
      <w:r>
        <w:rPr>
          <w:rFonts w:ascii="Euclid Circular A" w:eastAsia="Euclid Circular A" w:hAnsi="Euclid Circular A" w:cs="Euclid Circular A"/>
          <w:i/>
          <w:color w:val="000000"/>
          <w:sz w:val="24"/>
          <w:szCs w:val="24"/>
        </w:rPr>
        <w:t xml:space="preserve">“The absence of </w:t>
      </w:r>
      <w:proofErr w:type="spellStart"/>
      <w:r>
        <w:rPr>
          <w:rFonts w:ascii="Euclid Circular A" w:eastAsia="Euclid Circular A" w:hAnsi="Euclid Circular A" w:cs="Euclid Circular A"/>
          <w:i/>
          <w:color w:val="000000"/>
          <w:sz w:val="24"/>
          <w:szCs w:val="24"/>
        </w:rPr>
        <w:t>trusted</w:t>
      </w:r>
      <w:proofErr w:type="spellEnd"/>
      <w:r>
        <w:rPr>
          <w:rFonts w:ascii="Euclid Circular A" w:eastAsia="Euclid Circular A" w:hAnsi="Euclid Circular A" w:cs="Euclid Circular A"/>
          <w:i/>
          <w:color w:val="000000"/>
          <w:sz w:val="24"/>
          <w:szCs w:val="24"/>
        </w:rPr>
        <w:t xml:space="preserve"> mainstream media </w:t>
      </w:r>
      <w:proofErr w:type="spellStart"/>
      <w:r>
        <w:rPr>
          <w:rFonts w:ascii="Euclid Circular A" w:eastAsia="Euclid Circular A" w:hAnsi="Euclid Circular A" w:cs="Euclid Circular A"/>
          <w:i/>
          <w:color w:val="000000"/>
          <w:sz w:val="24"/>
          <w:szCs w:val="24"/>
        </w:rPr>
        <w:t>creates</w:t>
      </w:r>
      <w:proofErr w:type="spellEnd"/>
      <w:r>
        <w:rPr>
          <w:rFonts w:ascii="Euclid Circular A" w:eastAsia="Euclid Circular A" w:hAnsi="Euclid Circular A" w:cs="Euclid Circular A"/>
          <w:i/>
          <w:color w:val="000000"/>
          <w:sz w:val="24"/>
          <w:szCs w:val="24"/>
        </w:rPr>
        <w:t xml:space="preserve"> a </w:t>
      </w:r>
      <w:proofErr w:type="spellStart"/>
      <w:r>
        <w:rPr>
          <w:rFonts w:ascii="Euclid Circular A" w:eastAsia="Euclid Circular A" w:hAnsi="Euclid Circular A" w:cs="Euclid Circular A"/>
          <w:i/>
          <w:color w:val="000000"/>
          <w:sz w:val="24"/>
          <w:szCs w:val="24"/>
        </w:rPr>
        <w:t>climate</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where</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there</w:t>
      </w:r>
      <w:proofErr w:type="spellEnd"/>
      <w:r>
        <w:rPr>
          <w:rFonts w:ascii="Euclid Circular A" w:eastAsia="Euclid Circular A" w:hAnsi="Euclid Circular A" w:cs="Euclid Circular A"/>
          <w:i/>
          <w:color w:val="000000"/>
          <w:sz w:val="24"/>
          <w:szCs w:val="24"/>
        </w:rPr>
        <w:t xml:space="preserve"> is no agreement on </w:t>
      </w:r>
      <w:proofErr w:type="spellStart"/>
      <w:r>
        <w:rPr>
          <w:rFonts w:ascii="Euclid Circular A" w:eastAsia="Euclid Circular A" w:hAnsi="Euclid Circular A" w:cs="Euclid Circular A"/>
          <w:i/>
          <w:color w:val="000000"/>
          <w:sz w:val="24"/>
          <w:szCs w:val="24"/>
        </w:rPr>
        <w:t>what</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trustworthy</w:t>
      </w:r>
      <w:proofErr w:type="spellEnd"/>
      <w:r>
        <w:rPr>
          <w:rFonts w:ascii="Euclid Circular A" w:eastAsia="Euclid Circular A" w:hAnsi="Euclid Circular A" w:cs="Euclid Circular A"/>
          <w:i/>
          <w:color w:val="000000"/>
          <w:sz w:val="24"/>
          <w:szCs w:val="24"/>
        </w:rPr>
        <w:t xml:space="preserve"> information is. In </w:t>
      </w:r>
      <w:proofErr w:type="spellStart"/>
      <w:r>
        <w:rPr>
          <w:rFonts w:ascii="Euclid Circular A" w:eastAsia="Euclid Circular A" w:hAnsi="Euclid Circular A" w:cs="Euclid Circular A"/>
          <w:i/>
          <w:color w:val="000000"/>
          <w:sz w:val="24"/>
          <w:szCs w:val="24"/>
        </w:rPr>
        <w:t>such</w:t>
      </w:r>
      <w:proofErr w:type="spellEnd"/>
      <w:r>
        <w:rPr>
          <w:rFonts w:ascii="Euclid Circular A" w:eastAsia="Euclid Circular A" w:hAnsi="Euclid Circular A" w:cs="Euclid Circular A"/>
          <w:i/>
          <w:color w:val="000000"/>
          <w:sz w:val="24"/>
          <w:szCs w:val="24"/>
        </w:rPr>
        <w:t xml:space="preserve"> a </w:t>
      </w:r>
      <w:proofErr w:type="spellStart"/>
      <w:r>
        <w:rPr>
          <w:rFonts w:ascii="Euclid Circular A" w:eastAsia="Euclid Circular A" w:hAnsi="Euclid Circular A" w:cs="Euclid Circular A"/>
          <w:i/>
          <w:color w:val="000000"/>
          <w:sz w:val="24"/>
          <w:szCs w:val="24"/>
        </w:rPr>
        <w:t>climate</w:t>
      </w:r>
      <w:proofErr w:type="spellEnd"/>
      <w:r>
        <w:rPr>
          <w:rFonts w:ascii="Euclid Circular A" w:eastAsia="Euclid Circular A" w:hAnsi="Euclid Circular A" w:cs="Euclid Circular A"/>
          <w:i/>
          <w:color w:val="000000"/>
          <w:sz w:val="24"/>
          <w:szCs w:val="24"/>
        </w:rPr>
        <w:t xml:space="preserve">, fake </w:t>
      </w:r>
      <w:proofErr w:type="spellStart"/>
      <w:r>
        <w:rPr>
          <w:rFonts w:ascii="Euclid Circular A" w:eastAsia="Euclid Circular A" w:hAnsi="Euclid Circular A" w:cs="Euclid Circular A"/>
          <w:i/>
          <w:color w:val="000000"/>
          <w:sz w:val="24"/>
          <w:szCs w:val="24"/>
        </w:rPr>
        <w:t>news</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conspiracy</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theories</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and</w:t>
      </w:r>
      <w:proofErr w:type="spellEnd"/>
      <w:r>
        <w:rPr>
          <w:rFonts w:ascii="Euclid Circular A" w:eastAsia="Euclid Circular A" w:hAnsi="Euclid Circular A" w:cs="Euclid Circular A"/>
          <w:i/>
          <w:color w:val="000000"/>
          <w:sz w:val="24"/>
          <w:szCs w:val="24"/>
        </w:rPr>
        <w:t xml:space="preserve"> misinformation </w:t>
      </w:r>
      <w:proofErr w:type="spellStart"/>
      <w:r>
        <w:rPr>
          <w:rFonts w:ascii="Euclid Circular A" w:eastAsia="Euclid Circular A" w:hAnsi="Euclid Circular A" w:cs="Euclid Circular A"/>
          <w:i/>
          <w:color w:val="000000"/>
          <w:sz w:val="24"/>
          <w:szCs w:val="24"/>
        </w:rPr>
        <w:t>might</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be</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perceived</w:t>
      </w:r>
      <w:proofErr w:type="spellEnd"/>
      <w:r>
        <w:rPr>
          <w:rFonts w:ascii="Euclid Circular A" w:eastAsia="Euclid Circular A" w:hAnsi="Euclid Circular A" w:cs="Euclid Circular A"/>
          <w:i/>
          <w:color w:val="000000"/>
          <w:sz w:val="24"/>
          <w:szCs w:val="24"/>
        </w:rPr>
        <w:t xml:space="preserve"> as </w:t>
      </w:r>
      <w:proofErr w:type="spellStart"/>
      <w:r>
        <w:rPr>
          <w:rFonts w:ascii="Euclid Circular A" w:eastAsia="Euclid Circular A" w:hAnsi="Euclid Circular A" w:cs="Euclid Circular A"/>
          <w:i/>
          <w:color w:val="000000"/>
          <w:sz w:val="24"/>
          <w:szCs w:val="24"/>
        </w:rPr>
        <w:t>just</w:t>
      </w:r>
      <w:proofErr w:type="spellEnd"/>
      <w:r>
        <w:rPr>
          <w:rFonts w:ascii="Euclid Circular A" w:eastAsia="Euclid Circular A" w:hAnsi="Euclid Circular A" w:cs="Euclid Circular A"/>
          <w:i/>
          <w:color w:val="000000"/>
          <w:sz w:val="24"/>
          <w:szCs w:val="24"/>
        </w:rPr>
        <w:t xml:space="preserve"> as </w:t>
      </w:r>
      <w:proofErr w:type="spellStart"/>
      <w:r>
        <w:rPr>
          <w:rFonts w:ascii="Euclid Circular A" w:eastAsia="Euclid Circular A" w:hAnsi="Euclid Circular A" w:cs="Euclid Circular A"/>
          <w:i/>
          <w:color w:val="000000"/>
          <w:sz w:val="24"/>
          <w:szCs w:val="24"/>
        </w:rPr>
        <w:t>credible</w:t>
      </w:r>
      <w:proofErr w:type="spellEnd"/>
      <w:r>
        <w:rPr>
          <w:rFonts w:ascii="Euclid Circular A" w:eastAsia="Euclid Circular A" w:hAnsi="Euclid Circular A" w:cs="Euclid Circular A"/>
          <w:i/>
          <w:color w:val="000000"/>
          <w:sz w:val="24"/>
          <w:szCs w:val="24"/>
        </w:rPr>
        <w:t xml:space="preserve"> as information </w:t>
      </w:r>
      <w:proofErr w:type="spellStart"/>
      <w:r>
        <w:rPr>
          <w:rFonts w:ascii="Euclid Circular A" w:eastAsia="Euclid Circular A" w:hAnsi="Euclid Circular A" w:cs="Euclid Circular A"/>
          <w:i/>
          <w:color w:val="000000"/>
          <w:sz w:val="24"/>
          <w:szCs w:val="24"/>
        </w:rPr>
        <w:t>from</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the</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mass</w:t>
      </w:r>
      <w:proofErr w:type="spellEnd"/>
      <w:r>
        <w:rPr>
          <w:rFonts w:ascii="Euclid Circular A" w:eastAsia="Euclid Circular A" w:hAnsi="Euclid Circular A" w:cs="Euclid Circular A"/>
          <w:i/>
          <w:color w:val="000000"/>
          <w:sz w:val="24"/>
          <w:szCs w:val="24"/>
        </w:rPr>
        <w:t xml:space="preserve"> media”</w:t>
      </w:r>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Szostek</w:t>
      </w:r>
      <w:proofErr w:type="spellEnd"/>
      <w:r>
        <w:rPr>
          <w:rFonts w:ascii="Euclid Circular A" w:eastAsia="Euclid Circular A" w:hAnsi="Euclid Circular A" w:cs="Euclid Circular A"/>
          <w:color w:val="000000"/>
          <w:sz w:val="24"/>
          <w:szCs w:val="24"/>
        </w:rPr>
        <w:t xml:space="preserve">, 2018). Deze afwezigheid wordt opgevuld door gedecentraliseerde nieuwsmedia zoals sociale media, wat nu de primaire bron van het nieuws voor jongeren leeftijdsgroep 18 tot 34 is. </w:t>
      </w:r>
    </w:p>
    <w:p w14:paraId="5A42CBA2" w14:textId="77777777" w:rsidR="00EC2694"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In </w:t>
      </w:r>
      <w:proofErr w:type="spellStart"/>
      <w:r>
        <w:rPr>
          <w:rFonts w:ascii="Euclid Circular A" w:eastAsia="Euclid Circular A" w:hAnsi="Euclid Circular A" w:cs="Euclid Circular A"/>
          <w:color w:val="000000"/>
          <w:sz w:val="24"/>
          <w:szCs w:val="24"/>
        </w:rPr>
        <w:t>Rethinking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Journalism</w:t>
      </w:r>
      <w:proofErr w:type="spellEnd"/>
      <w:r>
        <w:rPr>
          <w:rFonts w:ascii="Euclid Circular A" w:eastAsia="Euclid Circular A" w:hAnsi="Euclid Circular A" w:cs="Euclid Circular A"/>
          <w:color w:val="000000"/>
          <w:sz w:val="24"/>
          <w:szCs w:val="24"/>
        </w:rPr>
        <w:t xml:space="preserve"> merken Peters en Broersma (2013, p. 207) op: </w:t>
      </w:r>
      <w:r>
        <w:rPr>
          <w:rFonts w:ascii="Euclid Circular A" w:eastAsia="Euclid Circular A" w:hAnsi="Euclid Circular A" w:cs="Euclid Circular A"/>
          <w:i/>
          <w:color w:val="000000"/>
          <w:sz w:val="24"/>
          <w:szCs w:val="24"/>
        </w:rPr>
        <w:t>“</w:t>
      </w:r>
      <w:proofErr w:type="spellStart"/>
      <w:r>
        <w:rPr>
          <w:rFonts w:ascii="Euclid Circular A" w:eastAsia="Euclid Circular A" w:hAnsi="Euclid Circular A" w:cs="Euclid Circular A"/>
          <w:i/>
          <w:color w:val="000000"/>
          <w:sz w:val="24"/>
          <w:szCs w:val="24"/>
        </w:rPr>
        <w:t>the</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troubled</w:t>
      </w:r>
      <w:proofErr w:type="spellEnd"/>
      <w:r>
        <w:rPr>
          <w:rFonts w:ascii="Euclid Circular A" w:eastAsia="Euclid Circular A" w:hAnsi="Euclid Circular A" w:cs="Euclid Circular A"/>
          <w:i/>
          <w:color w:val="000000"/>
          <w:sz w:val="24"/>
          <w:szCs w:val="24"/>
        </w:rPr>
        <w:t xml:space="preserve"> nature of </w:t>
      </w:r>
      <w:proofErr w:type="spellStart"/>
      <w:r>
        <w:rPr>
          <w:rFonts w:ascii="Euclid Circular A" w:eastAsia="Euclid Circular A" w:hAnsi="Euclid Circular A" w:cs="Euclid Circular A"/>
          <w:i/>
          <w:color w:val="000000"/>
          <w:sz w:val="24"/>
          <w:szCs w:val="24"/>
        </w:rPr>
        <w:t>the</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relationship</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between</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news</w:t>
      </w:r>
      <w:proofErr w:type="spellEnd"/>
      <w:r>
        <w:rPr>
          <w:rFonts w:ascii="Euclid Circular A" w:eastAsia="Euclid Circular A" w:hAnsi="Euclid Circular A" w:cs="Euclid Circular A"/>
          <w:i/>
          <w:color w:val="000000"/>
          <w:sz w:val="24"/>
          <w:szCs w:val="24"/>
        </w:rPr>
        <w:t xml:space="preserve"> media performance </w:t>
      </w:r>
      <w:proofErr w:type="spellStart"/>
      <w:r>
        <w:rPr>
          <w:rFonts w:ascii="Euclid Circular A" w:eastAsia="Euclid Circular A" w:hAnsi="Euclid Circular A" w:cs="Euclid Circular A"/>
          <w:i/>
          <w:color w:val="000000"/>
          <w:sz w:val="24"/>
          <w:szCs w:val="24"/>
        </w:rPr>
        <w:t>and</w:t>
      </w:r>
      <w:proofErr w:type="spellEnd"/>
      <w:r>
        <w:rPr>
          <w:rFonts w:ascii="Euclid Circular A" w:eastAsia="Euclid Circular A" w:hAnsi="Euclid Circular A" w:cs="Euclid Circular A"/>
          <w:i/>
          <w:color w:val="000000"/>
          <w:sz w:val="24"/>
          <w:szCs w:val="24"/>
        </w:rPr>
        <w:t xml:space="preserve"> trust in </w:t>
      </w:r>
      <w:proofErr w:type="spellStart"/>
      <w:r>
        <w:rPr>
          <w:rFonts w:ascii="Euclid Circular A" w:eastAsia="Euclid Circular A" w:hAnsi="Euclid Circular A" w:cs="Euclid Circular A"/>
          <w:i/>
          <w:color w:val="000000"/>
          <w:sz w:val="24"/>
          <w:szCs w:val="24"/>
        </w:rPr>
        <w:t>journalism</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might</w:t>
      </w:r>
      <w:proofErr w:type="spellEnd"/>
      <w:r>
        <w:rPr>
          <w:rFonts w:ascii="Euclid Circular A" w:eastAsia="Euclid Circular A" w:hAnsi="Euclid Circular A" w:cs="Euclid Circular A"/>
          <w:i/>
          <w:color w:val="000000"/>
          <w:sz w:val="24"/>
          <w:szCs w:val="24"/>
        </w:rPr>
        <w:t xml:space="preserve"> well have </w:t>
      </w:r>
      <w:proofErr w:type="spellStart"/>
      <w:r>
        <w:rPr>
          <w:rFonts w:ascii="Euclid Circular A" w:eastAsia="Euclid Circular A" w:hAnsi="Euclid Circular A" w:cs="Euclid Circular A"/>
          <w:i/>
          <w:color w:val="000000"/>
          <w:sz w:val="24"/>
          <w:szCs w:val="24"/>
        </w:rPr>
        <w:t>to</w:t>
      </w:r>
      <w:proofErr w:type="spellEnd"/>
      <w:r>
        <w:rPr>
          <w:rFonts w:ascii="Euclid Circular A" w:eastAsia="Euclid Circular A" w:hAnsi="Euclid Circular A" w:cs="Euclid Circular A"/>
          <w:i/>
          <w:color w:val="000000"/>
          <w:sz w:val="24"/>
          <w:szCs w:val="24"/>
        </w:rPr>
        <w:t xml:space="preserve"> do </w:t>
      </w:r>
      <w:proofErr w:type="spellStart"/>
      <w:r>
        <w:rPr>
          <w:rFonts w:ascii="Euclid Circular A" w:eastAsia="Euclid Circular A" w:hAnsi="Euclid Circular A" w:cs="Euclid Circular A"/>
          <w:i/>
          <w:color w:val="000000"/>
          <w:sz w:val="24"/>
          <w:szCs w:val="24"/>
        </w:rPr>
        <w:t>with</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our</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quite</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limited</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knowledge</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about</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the</w:t>
      </w:r>
      <w:proofErr w:type="spellEnd"/>
      <w:r>
        <w:rPr>
          <w:rFonts w:ascii="Euclid Circular A" w:eastAsia="Euclid Circular A" w:hAnsi="Euclid Circular A" w:cs="Euclid Circular A"/>
          <w:i/>
          <w:color w:val="000000"/>
          <w:sz w:val="24"/>
          <w:szCs w:val="24"/>
        </w:rPr>
        <w:t xml:space="preserve"> nature of trust </w:t>
      </w:r>
      <w:proofErr w:type="spellStart"/>
      <w:r>
        <w:rPr>
          <w:rFonts w:ascii="Euclid Circular A" w:eastAsia="Euclid Circular A" w:hAnsi="Euclid Circular A" w:cs="Euclid Circular A"/>
          <w:i/>
          <w:color w:val="000000"/>
          <w:sz w:val="24"/>
          <w:szCs w:val="24"/>
        </w:rPr>
        <w:t>and</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what</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it</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essentially</w:t>
      </w:r>
      <w:proofErr w:type="spellEnd"/>
      <w:r>
        <w:rPr>
          <w:rFonts w:ascii="Euclid Circular A" w:eastAsia="Euclid Circular A" w:hAnsi="Euclid Circular A" w:cs="Euclid Circular A"/>
          <w:i/>
          <w:color w:val="000000"/>
          <w:sz w:val="24"/>
          <w:szCs w:val="24"/>
        </w:rPr>
        <w:t xml:space="preserve"> means </w:t>
      </w:r>
      <w:proofErr w:type="spellStart"/>
      <w:r>
        <w:rPr>
          <w:rFonts w:ascii="Euclid Circular A" w:eastAsia="Euclid Circular A" w:hAnsi="Euclid Circular A" w:cs="Euclid Circular A"/>
          <w:i/>
          <w:color w:val="000000"/>
          <w:sz w:val="24"/>
          <w:szCs w:val="24"/>
        </w:rPr>
        <w:t>to</w:t>
      </w:r>
      <w:proofErr w:type="spellEnd"/>
      <w:r>
        <w:rPr>
          <w:rFonts w:ascii="Euclid Circular A" w:eastAsia="Euclid Circular A" w:hAnsi="Euclid Circular A" w:cs="Euclid Circular A"/>
          <w:i/>
          <w:color w:val="000000"/>
          <w:sz w:val="24"/>
          <w:szCs w:val="24"/>
        </w:rPr>
        <w:t xml:space="preserve"> have trust in </w:t>
      </w:r>
      <w:proofErr w:type="spellStart"/>
      <w:r>
        <w:rPr>
          <w:rFonts w:ascii="Euclid Circular A" w:eastAsia="Euclid Circular A" w:hAnsi="Euclid Circular A" w:cs="Euclid Circular A"/>
          <w:i/>
          <w:color w:val="000000"/>
          <w:sz w:val="24"/>
          <w:szCs w:val="24"/>
        </w:rPr>
        <w:t>an</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institution</w:t>
      </w:r>
      <w:proofErr w:type="spellEnd"/>
      <w:r>
        <w:rPr>
          <w:rFonts w:ascii="Euclid Circular A" w:eastAsia="Euclid Circular A" w:hAnsi="Euclid Circular A" w:cs="Euclid Circular A"/>
          <w:i/>
          <w:color w:val="000000"/>
          <w:sz w:val="24"/>
          <w:szCs w:val="24"/>
        </w:rPr>
        <w:t>.”</w:t>
      </w:r>
      <w:r>
        <w:rPr>
          <w:rFonts w:ascii="Euclid Circular A" w:eastAsia="Euclid Circular A" w:hAnsi="Euclid Circular A" w:cs="Euclid Circular A"/>
          <w:color w:val="000000"/>
          <w:sz w:val="24"/>
          <w:szCs w:val="24"/>
        </w:rPr>
        <w:t xml:space="preserve"> </w:t>
      </w:r>
    </w:p>
    <w:p w14:paraId="210CF470" w14:textId="77777777" w:rsidR="00EC2694" w:rsidRDefault="00EC2694">
      <w:pPr>
        <w:spacing w:line="360" w:lineRule="auto"/>
        <w:jc w:val="both"/>
        <w:rPr>
          <w:rFonts w:ascii="Euclid Circular A" w:eastAsia="Euclid Circular A" w:hAnsi="Euclid Circular A" w:cs="Euclid Circular A"/>
          <w:color w:val="000000"/>
          <w:sz w:val="24"/>
          <w:szCs w:val="24"/>
        </w:rPr>
      </w:pPr>
    </w:p>
    <w:p w14:paraId="4F3F5E8F" w14:textId="77777777" w:rsidR="00EC2694" w:rsidRDefault="00EC2694">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br w:type="page"/>
      </w:r>
    </w:p>
    <w:p w14:paraId="30CB4A7F" w14:textId="52B2C7A3" w:rsidR="00EC2694" w:rsidRPr="00EC2694" w:rsidRDefault="00EC2694" w:rsidP="00EC2694">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r>
        <w:rPr>
          <w:rFonts w:ascii="Euclid Circular A Semibold" w:eastAsia="Euclid Circular A Semibold" w:hAnsi="Euclid Circular A Semibold" w:cs="Euclid Circular A Semibold"/>
          <w:color w:val="000000"/>
          <w:sz w:val="32"/>
          <w:szCs w:val="32"/>
        </w:rPr>
        <w:lastRenderedPageBreak/>
        <w:t>Theoretisch Kader</w:t>
      </w:r>
    </w:p>
    <w:p w14:paraId="0000003C" w14:textId="4D1B7102"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Dit theoretisch kader beoogt inzicht te bieden in de betekenis van vertrouwen binnen de journalistiek door expliciet onderscheid te maken tussen vertrouwen, geloofwaardigheid en betrouwbaarheid. Vervolgens wordt er een overzicht gegeven van journalistieke interventies die gericht zijn op het vergroten van het vertrouwen van lezers in het nieuws, waarbij relevante empirische studies worden besproken. Tot slot wordt de bestaande kennis over digitale multimedia nader onderzocht, met bijzondere aandacht voor de wijze waarop deze technologieën reeds eerder in verband zijn gebracht met het opwekken van geloofwaardigheid bij het publiek.</w:t>
      </w:r>
    </w:p>
    <w:p w14:paraId="0000003D" w14:textId="77777777" w:rsidR="00D42A75" w:rsidRDefault="00000000">
      <w:pPr>
        <w:spacing w:line="360" w:lineRule="auto"/>
        <w:jc w:val="both"/>
        <w:rPr>
          <w:rFonts w:ascii="Euclid Circular A Semibold" w:eastAsia="Euclid Circular A Semibold" w:hAnsi="Euclid Circular A Semibold" w:cs="Euclid Circular A Semibold"/>
          <w:color w:val="000000"/>
          <w:sz w:val="24"/>
          <w:szCs w:val="24"/>
        </w:rPr>
      </w:pPr>
      <w:r>
        <w:br w:type="page"/>
      </w:r>
    </w:p>
    <w:p w14:paraId="0000003E" w14:textId="77777777" w:rsidR="00D42A75" w:rsidRDefault="00000000">
      <w:pPr>
        <w:pStyle w:val="Heading2"/>
        <w:rPr>
          <w:rFonts w:ascii="Euclid Circular A Semibold" w:eastAsia="Euclid Circular A Semibold" w:hAnsi="Euclid Circular A Semibold" w:cs="Euclid Circular A Semibold"/>
          <w:color w:val="000000"/>
          <w:sz w:val="24"/>
          <w:szCs w:val="24"/>
        </w:rPr>
      </w:pPr>
      <w:bookmarkStart w:id="3" w:name="_heading=h.1fob9te" w:colFirst="0" w:colLast="0"/>
      <w:bookmarkEnd w:id="3"/>
      <w:r>
        <w:rPr>
          <w:rFonts w:ascii="Euclid Circular A Semibold" w:eastAsia="Euclid Circular A Semibold" w:hAnsi="Euclid Circular A Semibold" w:cs="Euclid Circular A Semibold"/>
          <w:color w:val="000000"/>
          <w:sz w:val="24"/>
          <w:szCs w:val="24"/>
        </w:rPr>
        <w:lastRenderedPageBreak/>
        <w:t xml:space="preserve">2.1 </w:t>
      </w:r>
      <w:sdt>
        <w:sdtPr>
          <w:tag w:val="goog_rdk_1"/>
          <w:id w:val="-1403671820"/>
        </w:sdtPr>
        <w:sdtContent>
          <w:ins w:id="4" w:author="Alexander Pleijter" w:date="2025-03-04T08:38:00Z">
            <w:r>
              <w:rPr>
                <w:rFonts w:ascii="Euclid Circular A Semibold" w:eastAsia="Euclid Circular A Semibold" w:hAnsi="Euclid Circular A Semibold" w:cs="Euclid Circular A Semibold"/>
                <w:color w:val="000000"/>
                <w:sz w:val="24"/>
                <w:szCs w:val="24"/>
              </w:rPr>
              <w:t>De concepten</w:t>
            </w:r>
          </w:ins>
        </w:sdtContent>
      </w:sdt>
      <w:sdt>
        <w:sdtPr>
          <w:tag w:val="goog_rdk_2"/>
          <w:id w:val="-1148204046"/>
        </w:sdtPr>
        <w:sdtContent>
          <w:del w:id="5" w:author="Alexander Pleijter" w:date="2025-03-04T08:38:00Z">
            <w:r>
              <w:rPr>
                <w:rFonts w:ascii="Euclid Circular A Semibold" w:eastAsia="Euclid Circular A Semibold" w:hAnsi="Euclid Circular A Semibold" w:cs="Euclid Circular A Semibold"/>
                <w:color w:val="000000"/>
                <w:sz w:val="24"/>
                <w:szCs w:val="24"/>
              </w:rPr>
              <w:delText>Uiteenzetten van</w:delText>
            </w:r>
          </w:del>
        </w:sdtContent>
      </w:sdt>
      <w:r>
        <w:rPr>
          <w:rFonts w:ascii="Euclid Circular A Semibold" w:eastAsia="Euclid Circular A Semibold" w:hAnsi="Euclid Circular A Semibold" w:cs="Euclid Circular A Semibold"/>
          <w:color w:val="000000"/>
          <w:sz w:val="24"/>
          <w:szCs w:val="24"/>
        </w:rPr>
        <w:t xml:space="preserve"> vertrouwen, geloofwaardigheid en betrouwbaarheid</w:t>
      </w:r>
    </w:p>
    <w:p w14:paraId="0000003F" w14:textId="77777777" w:rsidR="00D42A75" w:rsidRDefault="00000000">
      <w:pPr>
        <w:spacing w:line="360" w:lineRule="auto"/>
        <w:jc w:val="both"/>
        <w:rPr>
          <w:rFonts w:ascii="Euclid Circular A" w:eastAsia="Euclid Circular A" w:hAnsi="Euclid Circular A" w:cs="Euclid Circular A"/>
          <w:color w:val="000000"/>
          <w:sz w:val="24"/>
          <w:szCs w:val="24"/>
        </w:rPr>
      </w:pPr>
      <w:sdt>
        <w:sdtPr>
          <w:tag w:val="goog_rdk_3"/>
          <w:id w:val="1724250970"/>
        </w:sdtPr>
        <w:sdtContent>
          <w:commentRangeStart w:id="6"/>
        </w:sdtContent>
      </w:sdt>
      <w:r>
        <w:rPr>
          <w:rFonts w:ascii="Euclid Circular A" w:eastAsia="Euclid Circular A" w:hAnsi="Euclid Circular A" w:cs="Euclid Circular A"/>
          <w:color w:val="000000"/>
          <w:sz w:val="24"/>
          <w:szCs w:val="24"/>
        </w:rPr>
        <w:t xml:space="preserve">De betekenis van vertrouwen in de journalistiek is al decennialang een kritisch </w:t>
      </w:r>
      <w:proofErr w:type="spellStart"/>
      <w:r>
        <w:rPr>
          <w:rFonts w:ascii="Euclid Circular A" w:eastAsia="Euclid Circular A" w:hAnsi="Euclid Circular A" w:cs="Euclid Circular A"/>
          <w:color w:val="000000"/>
          <w:sz w:val="24"/>
          <w:szCs w:val="24"/>
        </w:rPr>
        <w:t>onderzoekspunt</w:t>
      </w:r>
      <w:proofErr w:type="spellEnd"/>
      <w:r>
        <w:rPr>
          <w:rFonts w:ascii="Euclid Circular A" w:eastAsia="Euclid Circular A" w:hAnsi="Euclid Circular A" w:cs="Euclid Circular A"/>
          <w:color w:val="000000"/>
          <w:sz w:val="24"/>
          <w:szCs w:val="24"/>
        </w:rPr>
        <w:t xml:space="preserve"> in de geesteswetenschappen. Van Dalen (2020) </w:t>
      </w:r>
      <w:proofErr w:type="spellStart"/>
      <w:r>
        <w:rPr>
          <w:rFonts w:ascii="Euclid Circular A" w:eastAsia="Euclid Circular A" w:hAnsi="Euclid Circular A" w:cs="Euclid Circular A"/>
          <w:color w:val="000000"/>
          <w:sz w:val="24"/>
          <w:szCs w:val="24"/>
        </w:rPr>
        <w:t>conceptualiseert</w:t>
      </w:r>
      <w:proofErr w:type="spellEnd"/>
      <w:r>
        <w:rPr>
          <w:rFonts w:ascii="Euclid Circular A" w:eastAsia="Euclid Circular A" w:hAnsi="Euclid Circular A" w:cs="Euclid Circular A"/>
          <w:color w:val="000000"/>
          <w:sz w:val="24"/>
          <w:szCs w:val="24"/>
        </w:rPr>
        <w:t xml:space="preserve"> een belangrijk verschil tussen vertrouwen en geloofwaardigheid. Ook is het belangrijk de analyses naar geloofwaardigheid en betrouwbaarheid hierin te combineren. Deze drie concepten die vaak verwisselbaar worden ingezet in literatuur zijn toch belangrijk om te definiëren volgens de journalistieke bestaande onderzoeken. </w:t>
      </w:r>
      <w:commentRangeEnd w:id="6"/>
      <w:r>
        <w:commentReference w:id="6"/>
      </w:r>
    </w:p>
    <w:p w14:paraId="00000040"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Vertrouwen wordt gedefinieerd in de Oxford Dictionary of English als: “</w:t>
      </w:r>
      <w:proofErr w:type="spellStart"/>
      <w:r>
        <w:rPr>
          <w:rFonts w:ascii="Euclid Circular A" w:eastAsia="Euclid Circular A" w:hAnsi="Euclid Circular A" w:cs="Euclid Circular A"/>
          <w:color w:val="000000"/>
          <w:sz w:val="24"/>
          <w:szCs w:val="24"/>
        </w:rPr>
        <w:t>acceptance</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truth</w:t>
      </w:r>
      <w:proofErr w:type="spellEnd"/>
      <w:r>
        <w:rPr>
          <w:rFonts w:ascii="Euclid Circular A" w:eastAsia="Euclid Circular A" w:hAnsi="Euclid Circular A" w:cs="Euclid Circular A"/>
          <w:color w:val="000000"/>
          <w:sz w:val="24"/>
          <w:szCs w:val="24"/>
        </w:rPr>
        <w:t xml:space="preserve"> of a statement without </w:t>
      </w:r>
      <w:proofErr w:type="spellStart"/>
      <w:r>
        <w:rPr>
          <w:rFonts w:ascii="Euclid Circular A" w:eastAsia="Euclid Circular A" w:hAnsi="Euclid Circular A" w:cs="Euclid Circular A"/>
          <w:color w:val="000000"/>
          <w:sz w:val="24"/>
          <w:szCs w:val="24"/>
        </w:rPr>
        <w:t>evidence</w:t>
      </w:r>
      <w:proofErr w:type="spellEnd"/>
      <w:r>
        <w:rPr>
          <w:rFonts w:ascii="Euclid Circular A" w:eastAsia="Euclid Circular A" w:hAnsi="Euclid Circular A" w:cs="Euclid Circular A"/>
          <w:color w:val="000000"/>
          <w:sz w:val="24"/>
          <w:szCs w:val="24"/>
        </w:rPr>
        <w:t xml:space="preserve"> or </w:t>
      </w:r>
      <w:proofErr w:type="spellStart"/>
      <w:r>
        <w:rPr>
          <w:rFonts w:ascii="Euclid Circular A" w:eastAsia="Euclid Circular A" w:hAnsi="Euclid Circular A" w:cs="Euclid Circular A"/>
          <w:color w:val="000000"/>
          <w:sz w:val="24"/>
          <w:szCs w:val="24"/>
        </w:rPr>
        <w:t>investigation</w:t>
      </w:r>
      <w:proofErr w:type="spellEnd"/>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sz w:val="24"/>
          <w:szCs w:val="24"/>
        </w:rPr>
        <w:t>(Stevenson, 2015)</w:t>
      </w:r>
      <w:r>
        <w:rPr>
          <w:rFonts w:ascii="Euclid Circular A" w:eastAsia="Euclid Circular A" w:hAnsi="Euclid Circular A" w:cs="Euclid Circular A"/>
          <w:color w:val="000000"/>
          <w:sz w:val="24"/>
          <w:szCs w:val="24"/>
        </w:rPr>
        <w:t>. Het is toekomstgericht en verwijst naar de verwachting dat een nieuwsmedium betrouwbare informatie levert. Hiernaast is vertrouwen het streven van beide</w:t>
      </w:r>
      <w:sdt>
        <w:sdtPr>
          <w:tag w:val="goog_rdk_4"/>
          <w:id w:val="629290289"/>
        </w:sdtPr>
        <w:sdtContent>
          <w:del w:id="7" w:author="Alexander Pleijter" w:date="2025-03-04T08:45:00Z">
            <w:r>
              <w:rPr>
                <w:rFonts w:ascii="Euclid Circular A" w:eastAsia="Euclid Circular A" w:hAnsi="Euclid Circular A" w:cs="Euclid Circular A"/>
                <w:color w:val="000000"/>
                <w:sz w:val="24"/>
                <w:szCs w:val="24"/>
              </w:rPr>
              <w:delText>n</w:delText>
            </w:r>
          </w:del>
        </w:sdtContent>
      </w:sdt>
      <w:r>
        <w:rPr>
          <w:rFonts w:ascii="Euclid Circular A" w:eastAsia="Euclid Circular A" w:hAnsi="Euclid Circular A" w:cs="Euclid Circular A"/>
          <w:color w:val="000000"/>
          <w:sz w:val="24"/>
          <w:szCs w:val="24"/>
        </w:rPr>
        <w:t xml:space="preserve"> partijen: lezer en nieuwsmaker, naar de waarheid </w:t>
      </w:r>
      <w:r>
        <w:rPr>
          <w:rFonts w:ascii="Euclid Circular A" w:eastAsia="Euclid Circular A" w:hAnsi="Euclid Circular A" w:cs="Euclid Circular A"/>
          <w:sz w:val="24"/>
          <w:szCs w:val="24"/>
        </w:rPr>
        <w:t>(</w:t>
      </w:r>
      <w:proofErr w:type="spellStart"/>
      <w:sdt>
        <w:sdtPr>
          <w:tag w:val="goog_rdk_5"/>
          <w:id w:val="-85305103"/>
        </w:sdtPr>
        <w:sdtContent>
          <w:commentRangeStart w:id="8"/>
        </w:sdtContent>
      </w:sdt>
      <w:r>
        <w:rPr>
          <w:rFonts w:ascii="Euclid Circular A" w:eastAsia="Euclid Circular A" w:hAnsi="Euclid Circular A" w:cs="Euclid Circular A"/>
          <w:sz w:val="24"/>
          <w:szCs w:val="24"/>
        </w:rPr>
        <w:t>Kovach</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Rosenstiel</w:t>
      </w:r>
      <w:proofErr w:type="spellEnd"/>
      <w:r>
        <w:rPr>
          <w:rFonts w:ascii="Euclid Circular A" w:eastAsia="Euclid Circular A" w:hAnsi="Euclid Circular A" w:cs="Euclid Circular A"/>
          <w:sz w:val="24"/>
          <w:szCs w:val="24"/>
        </w:rPr>
        <w:t>, 2014: p.55</w:t>
      </w:r>
      <w:commentRangeEnd w:id="8"/>
      <w:r>
        <w:commentReference w:id="8"/>
      </w:r>
      <w:r>
        <w:rPr>
          <w:rFonts w:ascii="Euclid Circular A" w:eastAsia="Euclid Circular A" w:hAnsi="Euclid Circular A" w:cs="Euclid Circular A"/>
          <w:sz w:val="24"/>
          <w:szCs w:val="24"/>
        </w:rPr>
        <w:t>)</w:t>
      </w:r>
      <w:r>
        <w:rPr>
          <w:rFonts w:ascii="Euclid Circular A" w:eastAsia="Euclid Circular A" w:hAnsi="Euclid Circular A" w:cs="Euclid Circular A"/>
          <w:color w:val="000000"/>
          <w:sz w:val="24"/>
          <w:szCs w:val="24"/>
        </w:rPr>
        <w:t xml:space="preserve">. Dit vertrouwen impliceert een inherente afhankelijkheid, omdat lezers niet het hele nieuwsmaakproces kunnen volgen. Wanneer deze verwachtingen niet worden waargemaakt, lopen lezers het risico van verkeerde informatie of gemist belangrijk nieuws. Vertrouwen in de journalistiek is een vorm van institutioneel vertrouwen, vergelijkbaar met vertrouwen in bijvoorbeeld de overheid </w:t>
      </w:r>
      <w:r>
        <w:rPr>
          <w:rFonts w:ascii="Euclid Circular A" w:eastAsia="Euclid Circular A" w:hAnsi="Euclid Circular A" w:cs="Euclid Circular A"/>
          <w:sz w:val="24"/>
          <w:szCs w:val="24"/>
        </w:rPr>
        <w:t>(van Dalen, 2020: p.3)</w:t>
      </w:r>
      <w:r>
        <w:rPr>
          <w:rFonts w:ascii="Euclid Circular A" w:eastAsia="Euclid Circular A" w:hAnsi="Euclid Circular A" w:cs="Euclid Circular A"/>
          <w:color w:val="000000"/>
          <w:sz w:val="24"/>
          <w:szCs w:val="24"/>
        </w:rPr>
        <w:t xml:space="preserve">. Vertrouwen is een </w:t>
      </w:r>
      <w:sdt>
        <w:sdtPr>
          <w:tag w:val="goog_rdk_6"/>
          <w:id w:val="778606337"/>
        </w:sdtPr>
        <w:sdtContent>
          <w:commentRangeStart w:id="9"/>
        </w:sdtContent>
      </w:sdt>
      <w:r>
        <w:rPr>
          <w:rFonts w:ascii="Euclid Circular A" w:eastAsia="Euclid Circular A" w:hAnsi="Euclid Circular A" w:cs="Euclid Circular A"/>
          <w:color w:val="000000"/>
          <w:sz w:val="24"/>
          <w:szCs w:val="24"/>
        </w:rPr>
        <w:t>mengvorm, die voortkomt uit interpersoonlijke ervaringen en zich uitbreidt tot de complexiteit van het institutionele leven</w:t>
      </w:r>
      <w:commentRangeEnd w:id="9"/>
      <w:r>
        <w:commentReference w:id="9"/>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sz w:val="24"/>
          <w:szCs w:val="24"/>
        </w:rPr>
        <w:t>(Peters &amp; Broersma, 2012)</w:t>
      </w:r>
      <w:r>
        <w:rPr>
          <w:rFonts w:ascii="Euclid Circular A" w:eastAsia="Euclid Circular A" w:hAnsi="Euclid Circular A" w:cs="Euclid Circular A"/>
          <w:color w:val="000000"/>
          <w:sz w:val="24"/>
          <w:szCs w:val="24"/>
        </w:rPr>
        <w:t>.  Vertrouwen in nieuwsmedia wordt in het literatuur</w:t>
      </w:r>
      <w:sdt>
        <w:sdtPr>
          <w:tag w:val="goog_rdk_7"/>
          <w:id w:val="-2137406744"/>
        </w:sdtPr>
        <w:sdtContent>
          <w:del w:id="10" w:author="Alexander Pleijter" w:date="2025-03-04T08:46:00Z">
            <w:r>
              <w:rPr>
                <w:rFonts w:ascii="Euclid Circular A" w:eastAsia="Euclid Circular A" w:hAnsi="Euclid Circular A" w:cs="Euclid Circular A"/>
                <w:color w:val="000000"/>
                <w:sz w:val="24"/>
                <w:szCs w:val="24"/>
              </w:rPr>
              <w:delText xml:space="preserve"> </w:delText>
            </w:r>
          </w:del>
        </w:sdtContent>
      </w:sdt>
      <w:r>
        <w:rPr>
          <w:rFonts w:ascii="Euclid Circular A" w:eastAsia="Euclid Circular A" w:hAnsi="Euclid Circular A" w:cs="Euclid Circular A"/>
          <w:color w:val="000000"/>
          <w:sz w:val="24"/>
          <w:szCs w:val="24"/>
        </w:rPr>
        <w:t xml:space="preserve">onderzoek van </w:t>
      </w:r>
      <w:sdt>
        <w:sdtPr>
          <w:tag w:val="goog_rdk_8"/>
          <w:id w:val="-1301618315"/>
        </w:sdtPr>
        <w:sdtContent>
          <w:del w:id="11" w:author="Alexander Pleijter" w:date="2025-03-04T08:46:00Z">
            <w:r>
              <w:rPr>
                <w:rFonts w:ascii="Euclid Circular A" w:eastAsia="Euclid Circular A" w:hAnsi="Euclid Circular A" w:cs="Euclid Circular A"/>
                <w:sz w:val="24"/>
                <w:szCs w:val="24"/>
              </w:rPr>
              <w:delText>(</w:delText>
            </w:r>
          </w:del>
        </w:sdtContent>
      </w:sdt>
      <w:proofErr w:type="spellStart"/>
      <w:r>
        <w:rPr>
          <w:rFonts w:ascii="Euclid Circular A" w:eastAsia="Euclid Circular A" w:hAnsi="Euclid Circular A" w:cs="Euclid Circular A"/>
          <w:sz w:val="24"/>
          <w:szCs w:val="24"/>
        </w:rPr>
        <w:t>Fawzi</w:t>
      </w:r>
      <w:proofErr w:type="spellEnd"/>
      <w:r>
        <w:rPr>
          <w:rFonts w:ascii="Euclid Circular A" w:eastAsia="Euclid Circular A" w:hAnsi="Euclid Circular A" w:cs="Euclid Circular A"/>
          <w:sz w:val="24"/>
          <w:szCs w:val="24"/>
        </w:rPr>
        <w:t xml:space="preserve"> et al.</w:t>
      </w:r>
      <w:sdt>
        <w:sdtPr>
          <w:tag w:val="goog_rdk_9"/>
          <w:id w:val="-1235164428"/>
        </w:sdtPr>
        <w:sdtContent>
          <w:del w:id="12" w:author="Alexander Pleijter" w:date="2025-03-04T08:46:00Z">
            <w:r>
              <w:rPr>
                <w:rFonts w:ascii="Euclid Circular A" w:eastAsia="Euclid Circular A" w:hAnsi="Euclid Circular A" w:cs="Euclid Circular A"/>
                <w:sz w:val="24"/>
                <w:szCs w:val="24"/>
              </w:rPr>
              <w:delText>,</w:delText>
            </w:r>
          </w:del>
        </w:sdtContent>
      </w:sdt>
      <w:r>
        <w:rPr>
          <w:rFonts w:ascii="Euclid Circular A" w:eastAsia="Euclid Circular A" w:hAnsi="Euclid Circular A" w:cs="Euclid Circular A"/>
          <w:sz w:val="24"/>
          <w:szCs w:val="24"/>
        </w:rPr>
        <w:t xml:space="preserve"> </w:t>
      </w:r>
      <w:sdt>
        <w:sdtPr>
          <w:tag w:val="goog_rdk_10"/>
          <w:id w:val="536314282"/>
        </w:sdtPr>
        <w:sdtContent>
          <w:ins w:id="13" w:author="Alexander Pleijter" w:date="2025-03-04T08:46:00Z">
            <w:r>
              <w:rPr>
                <w:rFonts w:ascii="Euclid Circular A" w:eastAsia="Euclid Circular A" w:hAnsi="Euclid Circular A" w:cs="Euclid Circular A"/>
                <w:sz w:val="24"/>
                <w:szCs w:val="24"/>
              </w:rPr>
              <w:t>(</w:t>
            </w:r>
          </w:ins>
        </w:sdtContent>
      </w:sdt>
      <w:r>
        <w:rPr>
          <w:rFonts w:ascii="Euclid Circular A" w:eastAsia="Euclid Circular A" w:hAnsi="Euclid Circular A" w:cs="Euclid Circular A"/>
          <w:sz w:val="24"/>
          <w:szCs w:val="24"/>
        </w:rPr>
        <w:t>2021)</w:t>
      </w:r>
      <w:r>
        <w:rPr>
          <w:rFonts w:ascii="Euclid Circular A" w:eastAsia="Euclid Circular A" w:hAnsi="Euclid Circular A" w:cs="Euclid Circular A"/>
          <w:color w:val="000000"/>
          <w:sz w:val="24"/>
          <w:szCs w:val="24"/>
        </w:rPr>
        <w:t xml:space="preserve"> gedefinieerd als de bereidheid van het individu om zich kwetsbaar op te stellen tegenover mediaobjecten, gebaseerd op de verwachting dat deze: </w:t>
      </w:r>
    </w:p>
    <w:p w14:paraId="00000041" w14:textId="77777777" w:rsidR="00D42A75" w:rsidRDefault="00000000">
      <w:pPr>
        <w:numPr>
          <w:ilvl w:val="0"/>
          <w:numId w:val="1"/>
        </w:numPr>
        <w:pBdr>
          <w:top w:val="nil"/>
          <w:left w:val="nil"/>
          <w:bottom w:val="nil"/>
          <w:right w:val="nil"/>
          <w:between w:val="nil"/>
        </w:pBd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naar tevredenheid van het individu </w:t>
      </w:r>
    </w:p>
    <w:p w14:paraId="00000042" w14:textId="77777777" w:rsidR="00D42A75" w:rsidRDefault="00000000">
      <w:pPr>
        <w:spacing w:line="360" w:lineRule="auto"/>
        <w:ind w:left="720" w:firstLine="360"/>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en/of </w:t>
      </w:r>
    </w:p>
    <w:p w14:paraId="00000043" w14:textId="77777777" w:rsidR="00D42A75" w:rsidRDefault="00000000">
      <w:pPr>
        <w:numPr>
          <w:ilvl w:val="0"/>
          <w:numId w:val="1"/>
        </w:numPr>
        <w:pBdr>
          <w:top w:val="nil"/>
          <w:left w:val="nil"/>
          <w:bottom w:val="nil"/>
          <w:right w:val="nil"/>
          <w:between w:val="nil"/>
        </w:pBd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volgens de normen en waarden in de samenleving zullen functioneren. </w:t>
      </w:r>
    </w:p>
    <w:p w14:paraId="00000044"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lastRenderedPageBreak/>
        <w:t xml:space="preserve">Deze definitie verwijst naar individuen op microniveau en kan ook worden geaggregeerd naar hogere niveaus om het niveau van mediabewustzijn in een sociaal milieu of een samenleving te identificeren. </w:t>
      </w:r>
      <w:sdt>
        <w:sdtPr>
          <w:tag w:val="goog_rdk_11"/>
          <w:id w:val="-1271932190"/>
        </w:sdtPr>
        <w:sdtContent>
          <w:commentRangeStart w:id="14"/>
        </w:sdtContent>
      </w:sdt>
      <w:r>
        <w:rPr>
          <w:rFonts w:ascii="Euclid Circular A" w:eastAsia="Euclid Circular A" w:hAnsi="Euclid Circular A" w:cs="Euclid Circular A"/>
          <w:color w:val="000000"/>
          <w:sz w:val="24"/>
          <w:szCs w:val="24"/>
        </w:rPr>
        <w:t>De bereidheid van een lezer op basis van ervaringen uit het verleden een positieve verwachting</w:t>
      </w:r>
      <w:sdt>
        <w:sdtPr>
          <w:tag w:val="goog_rdk_12"/>
          <w:id w:val="2120259605"/>
        </w:sdtPr>
        <w:sdtContent>
          <w:del w:id="15" w:author="Alexander Pleijter" w:date="2025-03-04T08:46:00Z">
            <w:r>
              <w:rPr>
                <w:rFonts w:ascii="Euclid Circular A" w:eastAsia="Euclid Circular A" w:hAnsi="Euclid Circular A" w:cs="Euclid Circular A"/>
                <w:color w:val="000000"/>
                <w:sz w:val="24"/>
                <w:szCs w:val="24"/>
              </w:rPr>
              <w:delText>en</w:delText>
            </w:r>
          </w:del>
        </w:sdtContent>
      </w:sdt>
      <w:r>
        <w:rPr>
          <w:rFonts w:ascii="Euclid Circular A" w:eastAsia="Euclid Circular A" w:hAnsi="Euclid Circular A" w:cs="Euclid Circular A"/>
          <w:color w:val="000000"/>
          <w:sz w:val="24"/>
          <w:szCs w:val="24"/>
        </w:rPr>
        <w:t xml:space="preserve"> te construeren in de toekomst, hiermee overbrugt vertrouwen de kloof tussen weten en niet-weten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Fawzi</w:t>
      </w:r>
      <w:proofErr w:type="spellEnd"/>
      <w:r>
        <w:rPr>
          <w:rFonts w:ascii="Euclid Circular A" w:eastAsia="Euclid Circular A" w:hAnsi="Euclid Circular A" w:cs="Euclid Circular A"/>
          <w:sz w:val="24"/>
          <w:szCs w:val="24"/>
        </w:rPr>
        <w:t xml:space="preserve"> et al., 2021)</w:t>
      </w:r>
      <w:r>
        <w:rPr>
          <w:rFonts w:ascii="Euclid Circular A" w:eastAsia="Euclid Circular A" w:hAnsi="Euclid Circular A" w:cs="Euclid Circular A"/>
          <w:color w:val="000000"/>
          <w:sz w:val="24"/>
          <w:szCs w:val="24"/>
        </w:rPr>
        <w:t>.</w:t>
      </w:r>
      <w:commentRangeEnd w:id="14"/>
      <w:r>
        <w:commentReference w:id="14"/>
      </w:r>
    </w:p>
    <w:p w14:paraId="00000045" w14:textId="26C35CF8"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Geloofwaardigheid (</w:t>
      </w:r>
      <w:proofErr w:type="spellStart"/>
      <w:r>
        <w:rPr>
          <w:rFonts w:ascii="Euclid Circular A" w:eastAsia="Euclid Circular A" w:hAnsi="Euclid Circular A" w:cs="Euclid Circular A"/>
          <w:color w:val="000000"/>
          <w:sz w:val="24"/>
          <w:szCs w:val="24"/>
        </w:rPr>
        <w:t>credibility</w:t>
      </w:r>
      <w:proofErr w:type="spellEnd"/>
      <w:r>
        <w:rPr>
          <w:rFonts w:ascii="Euclid Circular A" w:eastAsia="Euclid Circular A" w:hAnsi="Euclid Circular A" w:cs="Euclid Circular A"/>
          <w:color w:val="000000"/>
          <w:sz w:val="24"/>
          <w:szCs w:val="24"/>
        </w:rPr>
        <w:t xml:space="preserve">), volgens Van Dalen (2020), is beperkter in omvang dan vertrouwen. Het verwijst naar </w:t>
      </w:r>
      <w:commentRangeStart w:id="16"/>
      <w:r>
        <w:rPr>
          <w:rFonts w:ascii="Euclid Circular A" w:eastAsia="Euclid Circular A" w:hAnsi="Euclid Circular A" w:cs="Euclid Circular A"/>
          <w:color w:val="000000"/>
          <w:sz w:val="24"/>
          <w:szCs w:val="24"/>
        </w:rPr>
        <w:t>het waarheidsgehalte van informatie</w:t>
      </w:r>
      <w:commentRangeEnd w:id="16"/>
      <w:r>
        <w:commentReference w:id="16"/>
      </w:r>
      <w:r>
        <w:rPr>
          <w:rFonts w:ascii="Euclid Circular A" w:eastAsia="Euclid Circular A" w:hAnsi="Euclid Circular A" w:cs="Euclid Circular A"/>
          <w:color w:val="000000"/>
          <w:sz w:val="24"/>
          <w:szCs w:val="24"/>
        </w:rPr>
        <w:t xml:space="preserve">, terwijl </w:t>
      </w:r>
      <w:sdt>
        <w:sdtPr>
          <w:tag w:val="goog_rdk_14"/>
          <w:id w:val="-514768824"/>
        </w:sdtPr>
        <w:sdtContent>
          <w:commentRangeStart w:id="17"/>
        </w:sdtContent>
      </w:sdt>
      <w:r>
        <w:rPr>
          <w:rFonts w:ascii="Euclid Circular A" w:eastAsia="Euclid Circular A" w:hAnsi="Euclid Circular A" w:cs="Euclid Circular A"/>
          <w:color w:val="000000"/>
          <w:sz w:val="24"/>
          <w:szCs w:val="24"/>
        </w:rPr>
        <w:t xml:space="preserve">vertrouwen verwijst naar de verwachting dat de media verschillende maatschappelijke taken naar tevredenheid vervullen, waaronder het verstrekken van waarheidsgetrouwe informatie. </w:t>
      </w:r>
      <w:commentRangeEnd w:id="17"/>
      <w:r>
        <w:commentReference w:id="17"/>
      </w:r>
      <w:r>
        <w:rPr>
          <w:rFonts w:ascii="Euclid Circular A" w:eastAsia="Euclid Circular A" w:hAnsi="Euclid Circular A" w:cs="Euclid Circular A"/>
          <w:color w:val="000000"/>
          <w:sz w:val="24"/>
          <w:szCs w:val="24"/>
        </w:rPr>
        <w:t>De belangrijkste vraag rond geloofwaardigheid vanuit een lezer: “</w:t>
      </w:r>
      <w:bookmarkStart w:id="18" w:name="_Hlk191990613"/>
      <w:proofErr w:type="spellStart"/>
      <w:r>
        <w:rPr>
          <w:rFonts w:ascii="Euclid Circular A" w:eastAsia="Euclid Circular A" w:hAnsi="Euclid Circular A" w:cs="Euclid Circular A"/>
          <w:color w:val="000000"/>
          <w:sz w:val="24"/>
          <w:szCs w:val="24"/>
        </w:rPr>
        <w:t>how</w:t>
      </w:r>
      <w:proofErr w:type="spellEnd"/>
      <w:r>
        <w:rPr>
          <w:rFonts w:ascii="Euclid Circular A" w:eastAsia="Euclid Circular A" w:hAnsi="Euclid Circular A" w:cs="Euclid Circular A"/>
          <w:color w:val="000000"/>
          <w:sz w:val="24"/>
          <w:szCs w:val="24"/>
        </w:rPr>
        <w:t xml:space="preserve"> do </w:t>
      </w:r>
      <w:proofErr w:type="spellStart"/>
      <w:r>
        <w:rPr>
          <w:rFonts w:ascii="Euclid Circular A" w:eastAsia="Euclid Circular A" w:hAnsi="Euclid Circular A" w:cs="Euclid Circular A"/>
          <w:color w:val="000000"/>
          <w:sz w:val="24"/>
          <w:szCs w:val="24"/>
        </w:rPr>
        <w:t>you</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know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that</w:t>
      </w:r>
      <w:bookmarkEnd w:id="18"/>
      <w:proofErr w:type="spellEnd"/>
      <w:r>
        <w:rPr>
          <w:rFonts w:ascii="Euclid Circular A" w:eastAsia="Euclid Circular A" w:hAnsi="Euclid Circular A" w:cs="Euclid Circular A"/>
          <w:color w:val="000000"/>
          <w:sz w:val="24"/>
          <w:szCs w:val="24"/>
        </w:rPr>
        <w:t xml:space="preserve">”, dit is de doorslaggevende factor volgens </w:t>
      </w:r>
      <w:sdt>
        <w:sdtPr>
          <w:tag w:val="goog_rdk_15"/>
          <w:id w:val="222260007"/>
        </w:sdtPr>
        <w:sdtContent>
          <w:commentRangeStart w:id="19"/>
        </w:sdtContent>
      </w:sdt>
      <w:proofErr w:type="spellStart"/>
      <w:r>
        <w:rPr>
          <w:rFonts w:ascii="Euclid Circular A" w:eastAsia="Euclid Circular A" w:hAnsi="Euclid Circular A" w:cs="Euclid Circular A"/>
          <w:color w:val="000000"/>
          <w:sz w:val="24"/>
          <w:szCs w:val="24"/>
        </w:rPr>
        <w:t>Kovach</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Rosenstiel</w:t>
      </w:r>
      <w:proofErr w:type="spellEnd"/>
      <w:r>
        <w:rPr>
          <w:rFonts w:ascii="Euclid Circular A" w:eastAsia="Euclid Circular A" w:hAnsi="Euclid Circular A" w:cs="Euclid Circular A"/>
          <w:color w:val="000000"/>
          <w:sz w:val="24"/>
          <w:szCs w:val="24"/>
        </w:rPr>
        <w:t xml:space="preserve"> (2014) </w:t>
      </w:r>
      <w:commentRangeEnd w:id="19"/>
      <w:r>
        <w:commentReference w:id="19"/>
      </w:r>
      <w:r>
        <w:rPr>
          <w:rFonts w:ascii="Euclid Circular A" w:eastAsia="Euclid Circular A" w:hAnsi="Euclid Circular A" w:cs="Euclid Circular A"/>
          <w:color w:val="000000"/>
          <w:sz w:val="24"/>
          <w:szCs w:val="24"/>
        </w:rPr>
        <w:t xml:space="preserve">of een lezer gelezen informatie als geloofwaardig ervaart. Waar onderzoek naar vertrouwen sterk afhankelijk is van de functie van media in de samenleving op </w:t>
      </w:r>
      <w:sdt>
        <w:sdtPr>
          <w:tag w:val="goog_rdk_16"/>
          <w:id w:val="169228011"/>
        </w:sdtPr>
        <w:sdtContent>
          <w:commentRangeStart w:id="20"/>
        </w:sdtContent>
      </w:sdt>
      <w:r>
        <w:rPr>
          <w:rFonts w:ascii="Euclid Circular A" w:eastAsia="Euclid Circular A" w:hAnsi="Euclid Circular A" w:cs="Euclid Circular A"/>
          <w:color w:val="000000"/>
          <w:sz w:val="24"/>
          <w:szCs w:val="24"/>
        </w:rPr>
        <w:t>een eerder mezzo- of macroniveau, is onderzoek naar geloofwaardigheid meer gebaseerd op interpersoonlijke factoren</w:t>
      </w:r>
      <w:commentRangeEnd w:id="20"/>
      <w:r>
        <w:commentReference w:id="20"/>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Hellmueller</w:t>
      </w:r>
      <w:proofErr w:type="spellEnd"/>
      <w:r>
        <w:rPr>
          <w:rFonts w:ascii="Euclid Circular A" w:eastAsia="Euclid Circular A" w:hAnsi="Euclid Circular A" w:cs="Euclid Circular A"/>
          <w:sz w:val="24"/>
          <w:szCs w:val="24"/>
        </w:rPr>
        <w:t xml:space="preserve"> &amp; Trilling, 2012)</w:t>
      </w:r>
      <w:r>
        <w:rPr>
          <w:rFonts w:ascii="Euclid Circular A" w:eastAsia="Euclid Circular A" w:hAnsi="Euclid Circular A" w:cs="Euclid Circular A"/>
          <w:color w:val="000000"/>
          <w:sz w:val="24"/>
          <w:szCs w:val="24"/>
        </w:rPr>
        <w:t xml:space="preserve">. </w:t>
      </w:r>
    </w:p>
    <w:p w14:paraId="00000046"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V</w:t>
      </w:r>
      <w:r>
        <w:rPr>
          <w:rFonts w:ascii="Euclid Circular A" w:eastAsia="Euclid Circular A" w:hAnsi="Euclid Circular A" w:cs="Euclid Circular A"/>
          <w:color w:val="000000"/>
          <w:sz w:val="24"/>
          <w:szCs w:val="24"/>
          <w:u w:val="single"/>
        </w:rPr>
        <w:t>oorspellende</w:t>
      </w:r>
      <w:r>
        <w:rPr>
          <w:rFonts w:ascii="Euclid Circular A" w:eastAsia="Euclid Circular A" w:hAnsi="Euclid Circular A" w:cs="Euclid Circular A"/>
          <w:color w:val="000000"/>
          <w:sz w:val="24"/>
          <w:szCs w:val="24"/>
        </w:rPr>
        <w:t xml:space="preserve"> en </w:t>
      </w:r>
      <w:r>
        <w:rPr>
          <w:rFonts w:ascii="Euclid Circular A" w:eastAsia="Euclid Circular A" w:hAnsi="Euclid Circular A" w:cs="Euclid Circular A"/>
          <w:color w:val="000000"/>
          <w:sz w:val="24"/>
          <w:szCs w:val="24"/>
          <w:u w:val="single"/>
        </w:rPr>
        <w:t>evaluerende oordelen</w:t>
      </w:r>
      <w:r>
        <w:rPr>
          <w:rFonts w:ascii="Euclid Circular A" w:eastAsia="Euclid Circular A" w:hAnsi="Euclid Circular A" w:cs="Euclid Circular A"/>
          <w:color w:val="000000"/>
          <w:sz w:val="24"/>
          <w:szCs w:val="24"/>
        </w:rPr>
        <w:t xml:space="preserve"> van de lezer spelen een verschillende rol in besluitvormingsprocessen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Rieh</w:t>
      </w:r>
      <w:proofErr w:type="spellEnd"/>
      <w:r>
        <w:rPr>
          <w:rFonts w:ascii="Euclid Circular A" w:eastAsia="Euclid Circular A" w:hAnsi="Euclid Circular A" w:cs="Euclid Circular A"/>
          <w:sz w:val="24"/>
          <w:szCs w:val="24"/>
        </w:rPr>
        <w:t>, 2002)</w:t>
      </w:r>
      <w:r>
        <w:rPr>
          <w:rFonts w:ascii="Euclid Circular A" w:eastAsia="Euclid Circular A" w:hAnsi="Euclid Circular A" w:cs="Euclid Circular A"/>
          <w:color w:val="000000"/>
          <w:sz w:val="24"/>
          <w:szCs w:val="24"/>
        </w:rPr>
        <w:t xml:space="preserve">. Voorspellende oordeelsvorming omvat het anticiperen op toekomstige uitkomsten en stuurt beslissingen over mogelijke acties, zoals het selecteren van een link naar een krantenartikel op basis van de verwachte inhoud. Geloofwaardigheid heeft betrekking op een specifieke evaluatie van media-inhoud ofwel de waargenomen nauwkeurigheid van informatie op een bepaald moment en is daarom niet gericht op de toekomst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Fawzi</w:t>
      </w:r>
      <w:proofErr w:type="spellEnd"/>
      <w:r>
        <w:rPr>
          <w:rFonts w:ascii="Euclid Circular A" w:eastAsia="Euclid Circular A" w:hAnsi="Euclid Circular A" w:cs="Euclid Circular A"/>
          <w:sz w:val="24"/>
          <w:szCs w:val="24"/>
        </w:rPr>
        <w:t xml:space="preserve"> et al., 2021)</w:t>
      </w:r>
      <w:r>
        <w:rPr>
          <w:rFonts w:ascii="Euclid Circular A" w:eastAsia="Euclid Circular A" w:hAnsi="Euclid Circular A" w:cs="Euclid Circular A"/>
          <w:color w:val="000000"/>
          <w:sz w:val="24"/>
          <w:szCs w:val="24"/>
        </w:rPr>
        <w:t xml:space="preserve">. </w:t>
      </w:r>
    </w:p>
    <w:p w14:paraId="00000047"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Betrouwbaarheid in de journalistieke informatieverzameling wordt meestal gelijkgesteld aan de term nauwkeurigheid (</w:t>
      </w:r>
      <w:proofErr w:type="spellStart"/>
      <w:r>
        <w:rPr>
          <w:rFonts w:ascii="Euclid Circular A" w:eastAsia="Euclid Circular A" w:hAnsi="Euclid Circular A" w:cs="Euclid Circular A"/>
          <w:color w:val="000000"/>
          <w:sz w:val="24"/>
          <w:szCs w:val="24"/>
        </w:rPr>
        <w:t>Kovach</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Rosenstiel</w:t>
      </w:r>
      <w:proofErr w:type="spellEnd"/>
      <w:r>
        <w:rPr>
          <w:rFonts w:ascii="Euclid Circular A" w:eastAsia="Euclid Circular A" w:hAnsi="Euclid Circular A" w:cs="Euclid Circular A"/>
          <w:color w:val="000000"/>
          <w:sz w:val="24"/>
          <w:szCs w:val="24"/>
        </w:rPr>
        <w:t xml:space="preserve"> 2014, p.56-60). Journalistieke betrouwbaarheid omvat echter meer dan alleen nauwkeurigheid, </w:t>
      </w:r>
      <w:r>
        <w:rPr>
          <w:rFonts w:ascii="Euclid Circular A" w:eastAsia="Euclid Circular A" w:hAnsi="Euclid Circular A" w:cs="Euclid Circular A"/>
          <w:color w:val="000000"/>
          <w:sz w:val="24"/>
          <w:szCs w:val="24"/>
        </w:rPr>
        <w:lastRenderedPageBreak/>
        <w:t>dit is onderscheiden in twee componenten: nauwkeurigheid en volledigheid (</w:t>
      </w:r>
      <w:proofErr w:type="spellStart"/>
      <w:r>
        <w:rPr>
          <w:rFonts w:ascii="Euclid Circular A" w:eastAsia="Euclid Circular A" w:hAnsi="Euclid Circular A" w:cs="Euclid Circular A"/>
          <w:color w:val="000000"/>
          <w:sz w:val="24"/>
          <w:szCs w:val="24"/>
          <w:highlight w:val="yellow"/>
        </w:rPr>
        <w:t>McQuail</w:t>
      </w:r>
      <w:proofErr w:type="spellEnd"/>
      <w:r>
        <w:rPr>
          <w:rFonts w:ascii="Euclid Circular A" w:eastAsia="Euclid Circular A" w:hAnsi="Euclid Circular A" w:cs="Euclid Circular A"/>
          <w:color w:val="000000"/>
          <w:sz w:val="24"/>
          <w:szCs w:val="24"/>
          <w:highlight w:val="yellow"/>
        </w:rPr>
        <w:t xml:space="preserve"> en </w:t>
      </w:r>
      <w:proofErr w:type="spellStart"/>
      <w:r>
        <w:rPr>
          <w:rFonts w:ascii="Euclid Circular A" w:eastAsia="Euclid Circular A" w:hAnsi="Euclid Circular A" w:cs="Euclid Circular A"/>
          <w:color w:val="000000"/>
          <w:sz w:val="24"/>
          <w:szCs w:val="24"/>
          <w:highlight w:val="yellow"/>
        </w:rPr>
        <w:t>Deuze</w:t>
      </w:r>
      <w:proofErr w:type="spellEnd"/>
      <w:r>
        <w:rPr>
          <w:rFonts w:ascii="Euclid Circular A" w:eastAsia="Euclid Circular A" w:hAnsi="Euclid Circular A" w:cs="Euclid Circular A"/>
          <w:color w:val="000000"/>
          <w:sz w:val="24"/>
          <w:szCs w:val="24"/>
          <w:highlight w:val="yellow"/>
        </w:rPr>
        <w:t xml:space="preserve"> 2020, 217</w:t>
      </w:r>
      <w:r>
        <w:rPr>
          <w:rFonts w:ascii="Euclid Circular A" w:eastAsia="Euclid Circular A" w:hAnsi="Euclid Circular A" w:cs="Euclid Circular A"/>
          <w:color w:val="000000"/>
          <w:sz w:val="24"/>
          <w:szCs w:val="24"/>
        </w:rPr>
        <w:t>).</w:t>
      </w:r>
    </w:p>
    <w:p w14:paraId="00000048" w14:textId="77777777" w:rsidR="00D42A75" w:rsidRDefault="00000000">
      <w:pPr>
        <w:numPr>
          <w:ilvl w:val="0"/>
          <w:numId w:val="5"/>
        </w:numPr>
        <w:pBdr>
          <w:top w:val="nil"/>
          <w:left w:val="nil"/>
          <w:bottom w:val="nil"/>
          <w:right w:val="nil"/>
          <w:between w:val="nil"/>
        </w:pBdr>
        <w:spacing w:after="0"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Nauwkeurigheid kan worden omschreven als feitelijke juistheid, als “de feiten op een rijtje zetten” (</w:t>
      </w:r>
      <w:proofErr w:type="spellStart"/>
      <w:r>
        <w:rPr>
          <w:rFonts w:ascii="Euclid Circular A" w:eastAsia="Euclid Circular A" w:hAnsi="Euclid Circular A" w:cs="Euclid Circular A"/>
          <w:color w:val="000000"/>
          <w:sz w:val="24"/>
          <w:szCs w:val="24"/>
          <w:highlight w:val="yellow"/>
        </w:rPr>
        <w:t>Shapiro</w:t>
      </w:r>
      <w:proofErr w:type="spellEnd"/>
      <w:r>
        <w:rPr>
          <w:rFonts w:ascii="Euclid Circular A" w:eastAsia="Euclid Circular A" w:hAnsi="Euclid Circular A" w:cs="Euclid Circular A"/>
          <w:color w:val="000000"/>
          <w:sz w:val="24"/>
          <w:szCs w:val="24"/>
          <w:highlight w:val="yellow"/>
        </w:rPr>
        <w:t xml:space="preserve"> et al. 2013</w:t>
      </w:r>
      <w:r>
        <w:rPr>
          <w:rFonts w:ascii="Euclid Circular A" w:eastAsia="Euclid Circular A" w:hAnsi="Euclid Circular A" w:cs="Euclid Circular A"/>
          <w:color w:val="000000"/>
          <w:sz w:val="24"/>
          <w:szCs w:val="24"/>
        </w:rPr>
        <w:t>).</w:t>
      </w:r>
    </w:p>
    <w:p w14:paraId="00000049" w14:textId="77777777" w:rsidR="00D42A75" w:rsidRDefault="00000000">
      <w:pPr>
        <w:numPr>
          <w:ilvl w:val="0"/>
          <w:numId w:val="5"/>
        </w:numPr>
        <w:pBdr>
          <w:top w:val="nil"/>
          <w:left w:val="nil"/>
          <w:bottom w:val="nil"/>
          <w:right w:val="nil"/>
          <w:between w:val="nil"/>
        </w:pBd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Volledigheid in het gebruik van bronnen, om beide (of meer) kanten evenveel aandacht te geven (</w:t>
      </w:r>
      <w:proofErr w:type="spellStart"/>
      <w:r>
        <w:rPr>
          <w:rFonts w:ascii="Euclid Circular A" w:eastAsia="Euclid Circular A" w:hAnsi="Euclid Circular A" w:cs="Euclid Circular A"/>
          <w:color w:val="000000"/>
          <w:sz w:val="24"/>
          <w:szCs w:val="24"/>
          <w:highlight w:val="yellow"/>
        </w:rPr>
        <w:t>Starkey</w:t>
      </w:r>
      <w:proofErr w:type="spellEnd"/>
      <w:r>
        <w:rPr>
          <w:rFonts w:ascii="Euclid Circular A" w:eastAsia="Euclid Circular A" w:hAnsi="Euclid Circular A" w:cs="Euclid Circular A"/>
          <w:color w:val="000000"/>
          <w:sz w:val="24"/>
          <w:szCs w:val="24"/>
          <w:highlight w:val="yellow"/>
        </w:rPr>
        <w:t xml:space="preserve"> 2006</w:t>
      </w:r>
      <w:r>
        <w:rPr>
          <w:rFonts w:ascii="Euclid Circular A" w:eastAsia="Euclid Circular A" w:hAnsi="Euclid Circular A" w:cs="Euclid Circular A"/>
          <w:color w:val="000000"/>
          <w:sz w:val="24"/>
          <w:szCs w:val="24"/>
        </w:rPr>
        <w:t>).</w:t>
      </w:r>
    </w:p>
    <w:p w14:paraId="0000004A" w14:textId="258CD6E1"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Betrouwbaarheid is echter geen inherent kenmerk dat als zodanig kan worden waargenomen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Diekerhof</w:t>
      </w:r>
      <w:proofErr w:type="spellEnd"/>
      <w:r>
        <w:rPr>
          <w:rFonts w:ascii="Euclid Circular A" w:eastAsia="Euclid Circular A" w:hAnsi="Euclid Circular A" w:cs="Euclid Circular A"/>
          <w:sz w:val="24"/>
          <w:szCs w:val="24"/>
        </w:rPr>
        <w:t>, 2021)</w:t>
      </w:r>
      <w:r>
        <w:rPr>
          <w:rFonts w:ascii="Euclid Circular A" w:eastAsia="Euclid Circular A" w:hAnsi="Euclid Circular A" w:cs="Euclid Circular A"/>
          <w:color w:val="000000"/>
          <w:sz w:val="24"/>
          <w:szCs w:val="24"/>
        </w:rPr>
        <w:t xml:space="preserve">. Het is een beschreven kenmerk van informatie en bronnen. Daarmee is betrouwbaarheid vooral een kenmerk van de activiteiten van journalisten, omdat ze ernaar streven betrouwbare informatie te leveren. </w:t>
      </w:r>
      <w:proofErr w:type="spellStart"/>
      <w:r>
        <w:rPr>
          <w:rFonts w:ascii="Euclid Circular A" w:eastAsia="Euclid Circular A" w:hAnsi="Euclid Circular A" w:cs="Euclid Circular A"/>
          <w:color w:val="000000"/>
          <w:sz w:val="24"/>
          <w:szCs w:val="24"/>
        </w:rPr>
        <w:t>Diekerhof</w:t>
      </w:r>
      <w:proofErr w:type="spellEnd"/>
      <w:r>
        <w:rPr>
          <w:rFonts w:ascii="Euclid Circular A" w:eastAsia="Euclid Circular A" w:hAnsi="Euclid Circular A" w:cs="Euclid Circular A"/>
          <w:color w:val="000000"/>
          <w:sz w:val="24"/>
          <w:szCs w:val="24"/>
        </w:rPr>
        <w:t xml:space="preserve"> (2021) identificeert betrouwbaarheid in haar onderzoek als het doel van journalisten om betrouwbare verhalen te leveren, wat tot uiting komt in hun verzamelactiviteiten door te streven naar nauwkeurigheid en volledigheid van informatie. </w:t>
      </w:r>
    </w:p>
    <w:p w14:paraId="0000004B" w14:textId="271C4ED4" w:rsidR="00D42A75" w:rsidRDefault="00000000">
      <w:pPr>
        <w:spacing w:line="360" w:lineRule="auto"/>
        <w:jc w:val="both"/>
        <w:rPr>
          <w:rFonts w:ascii="Euclid Circular A" w:eastAsia="Euclid Circular A" w:hAnsi="Euclid Circular A" w:cs="Euclid Circular A"/>
          <w:color w:val="000000"/>
          <w:sz w:val="24"/>
          <w:szCs w:val="24"/>
        </w:rPr>
      </w:pPr>
      <w:sdt>
        <w:sdtPr>
          <w:tag w:val="goog_rdk_18"/>
          <w:id w:val="1735433625"/>
          <w:showingPlcHdr/>
        </w:sdtPr>
        <w:sdtContent>
          <w:r w:rsidR="000341E7">
            <w:t xml:space="preserve">     </w:t>
          </w:r>
          <w:commentRangeStart w:id="21"/>
        </w:sdtContent>
      </w:sdt>
      <w:r>
        <w:rPr>
          <w:rFonts w:ascii="Euclid Circular A" w:eastAsia="Euclid Circular A" w:hAnsi="Euclid Circular A" w:cs="Euclid Circular A"/>
          <w:color w:val="000000"/>
          <w:sz w:val="24"/>
          <w:szCs w:val="24"/>
        </w:rPr>
        <w:t>Vertrouwen en geloofwaardigheid</w:t>
      </w:r>
      <w:commentRangeEnd w:id="21"/>
      <w:r>
        <w:commentReference w:id="21"/>
      </w:r>
      <w:r>
        <w:rPr>
          <w:rFonts w:ascii="Euclid Circular A" w:eastAsia="Euclid Circular A" w:hAnsi="Euclid Circular A" w:cs="Euclid Circular A"/>
          <w:color w:val="000000"/>
          <w:sz w:val="24"/>
          <w:szCs w:val="24"/>
        </w:rPr>
        <w:t xml:space="preserve"> hebben ook verschillende tijdsbestekken. Terwijl vertrouwen een voorspellend oordeel is, dat verwijst naar de toekomst, is geloofwaardigheid een evaluatief oordeel over informatie of berichten waaraan men wordt blootgesteld,</w:t>
      </w:r>
      <w:sdt>
        <w:sdtPr>
          <w:tag w:val="goog_rdk_19"/>
          <w:id w:val="1272824865"/>
        </w:sdtPr>
        <w:sdtContent>
          <w:commentRangeStart w:id="22"/>
        </w:sdtContent>
      </w:sdt>
      <w:r>
        <w:rPr>
          <w:rFonts w:ascii="Euclid Circular A" w:eastAsia="Euclid Circular A" w:hAnsi="Euclid Circular A" w:cs="Euclid Circular A"/>
          <w:color w:val="000000"/>
          <w:sz w:val="24"/>
          <w:szCs w:val="24"/>
        </w:rPr>
        <w:t xml:space="preserve"> zoals aangetoond uit het web onderzoek van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Rieh</w:t>
      </w:r>
      <w:proofErr w:type="spellEnd"/>
      <w:r>
        <w:rPr>
          <w:rFonts w:ascii="Euclid Circular A" w:eastAsia="Euclid Circular A" w:hAnsi="Euclid Circular A" w:cs="Euclid Circular A"/>
          <w:sz w:val="24"/>
          <w:szCs w:val="24"/>
        </w:rPr>
        <w:t>, 2002)</w:t>
      </w:r>
      <w:commentRangeEnd w:id="22"/>
      <w:r>
        <w:commentReference w:id="22"/>
      </w:r>
      <w:r>
        <w:rPr>
          <w:rFonts w:ascii="Euclid Circular A" w:eastAsia="Euclid Circular A" w:hAnsi="Euclid Circular A" w:cs="Euclid Circular A"/>
          <w:color w:val="000000"/>
          <w:sz w:val="24"/>
          <w:szCs w:val="24"/>
        </w:rPr>
        <w:t xml:space="preserve">. Geloofwaardigheid is gepercipieerde betrouwbaarheid, de waarneming van mensen of mediaberichten betrouwbaar zijn. Vertrouwen is de meer algemene perceptie van mensen over een medium. Onderzoek naar </w:t>
      </w:r>
      <w:sdt>
        <w:sdtPr>
          <w:tag w:val="goog_rdk_20"/>
          <w:id w:val="-1764522373"/>
        </w:sdtPr>
        <w:sdtContent>
          <w:commentRangeStart w:id="23"/>
        </w:sdtContent>
      </w:sdt>
      <w:r>
        <w:rPr>
          <w:rFonts w:ascii="Euclid Circular A" w:eastAsia="Euclid Circular A" w:hAnsi="Euclid Circular A" w:cs="Euclid Circular A"/>
          <w:color w:val="000000"/>
          <w:sz w:val="24"/>
          <w:szCs w:val="24"/>
        </w:rPr>
        <w:t>vertrouwen is sterk afhankelijk van de functie van media in de samenleving, terwijl onderzoek naar geloofwaardigheid meer gebaseerd is op interpersoonlijke factoren.</w:t>
      </w:r>
      <w:commentRangeEnd w:id="23"/>
      <w:r>
        <w:commentReference w:id="23"/>
      </w:r>
      <w:r>
        <w:rPr>
          <w:rFonts w:ascii="Euclid Circular A" w:eastAsia="Euclid Circular A" w:hAnsi="Euclid Circular A" w:cs="Euclid Circular A"/>
          <w:color w:val="000000"/>
          <w:sz w:val="24"/>
          <w:szCs w:val="24"/>
        </w:rPr>
        <w:t xml:space="preserve"> </w:t>
      </w:r>
      <w:sdt>
        <w:sdtPr>
          <w:tag w:val="goog_rdk_21"/>
          <w:id w:val="648947131"/>
        </w:sdtPr>
        <w:sdtContent>
          <w:commentRangeStart w:id="24"/>
        </w:sdtContent>
      </w:sdt>
      <w:r>
        <w:rPr>
          <w:rFonts w:ascii="Euclid Circular A" w:eastAsia="Euclid Circular A" w:hAnsi="Euclid Circular A" w:cs="Euclid Circular A"/>
          <w:color w:val="000000"/>
          <w:sz w:val="24"/>
          <w:szCs w:val="24"/>
        </w:rPr>
        <w:t xml:space="preserve">Evaluerende oordeelsvorming beoordeelt de waarde of kwaliteit van uitkomsten nadat ze zich hebben voorgedaan en beïnvloedt toekomstige beslissingen door te evalueren of de gekozen actie aan persoonlijke voorkeuren of criteria voldoet. Samen vormen deze oordelen een cyclisch proces waarin voorspellingen acties informeren, en evaluaties toekomstige voorspellingen verfijnen, waardoor </w:t>
      </w:r>
      <w:r>
        <w:rPr>
          <w:rFonts w:ascii="Euclid Circular A" w:eastAsia="Euclid Circular A" w:hAnsi="Euclid Circular A" w:cs="Euclid Circular A"/>
          <w:color w:val="000000"/>
          <w:sz w:val="24"/>
          <w:szCs w:val="24"/>
        </w:rPr>
        <w:lastRenderedPageBreak/>
        <w:t>gedrag en besluitvorming in de loop van de tijd vorm krijgen. Waarvan het verstrekken van waarheidsgetrouwe informatie er één is.</w:t>
      </w:r>
      <w:commentRangeEnd w:id="24"/>
      <w:r>
        <w:commentReference w:id="24"/>
      </w:r>
      <w:r>
        <w:rPr>
          <w:rFonts w:ascii="Euclid Circular A" w:eastAsia="Euclid Circular A" w:hAnsi="Euclid Circular A" w:cs="Euclid Circular A"/>
          <w:color w:val="000000"/>
          <w:sz w:val="24"/>
          <w:szCs w:val="24"/>
        </w:rPr>
        <w:t xml:space="preserve"> </w:t>
      </w:r>
    </w:p>
    <w:p w14:paraId="0000004C" w14:textId="078F9D83" w:rsidR="00DD598B" w:rsidRDefault="00000000">
      <w:pPr>
        <w:spacing w:line="360" w:lineRule="auto"/>
        <w:jc w:val="both"/>
        <w:rPr>
          <w:rFonts w:ascii="Euclid Circular A" w:eastAsia="Euclid Circular A" w:hAnsi="Euclid Circular A" w:cs="Euclid Circular A"/>
          <w:color w:val="000000"/>
          <w:sz w:val="24"/>
          <w:szCs w:val="24"/>
        </w:rPr>
      </w:pPr>
      <w:sdt>
        <w:sdtPr>
          <w:tag w:val="goog_rdk_22"/>
          <w:id w:val="428557368"/>
        </w:sdtPr>
        <w:sdtContent>
          <w:commentRangeStart w:id="25"/>
        </w:sdtContent>
      </w:sdt>
      <w:proofErr w:type="spellStart"/>
      <w:r>
        <w:rPr>
          <w:rFonts w:ascii="Euclid Circular A" w:eastAsia="Euclid Circular A" w:hAnsi="Euclid Circular A" w:cs="Euclid Circular A"/>
          <w:color w:val="000000"/>
          <w:sz w:val="24"/>
          <w:szCs w:val="24"/>
        </w:rPr>
        <w:t>Kolsika</w:t>
      </w:r>
      <w:proofErr w:type="spellEnd"/>
      <w:r>
        <w:rPr>
          <w:rFonts w:ascii="Euclid Circular A" w:eastAsia="Euclid Circular A" w:hAnsi="Euclid Circular A" w:cs="Euclid Circular A"/>
          <w:color w:val="000000"/>
          <w:sz w:val="24"/>
          <w:szCs w:val="24"/>
        </w:rPr>
        <w:t xml:space="preserve"> (2022) kijkt ook naar vertrouwen in de journalistiek door twee experimenten uit te voeren.</w:t>
      </w:r>
      <w:commentRangeEnd w:id="25"/>
      <w:r>
        <w:commentReference w:id="25"/>
      </w:r>
      <w:r>
        <w:rPr>
          <w:rFonts w:ascii="Euclid Circular A" w:eastAsia="Euclid Circular A" w:hAnsi="Euclid Circular A" w:cs="Euclid Circular A"/>
          <w:color w:val="000000"/>
          <w:sz w:val="24"/>
          <w:szCs w:val="24"/>
        </w:rPr>
        <w:t xml:space="preserve"> Om te kijken naar de positieve effecten van transparantie op vertrouwen, de resultaten vallen tegen met als resultaten van het eerste experiment die de effecten testen van transparantie op </w:t>
      </w:r>
      <w:sdt>
        <w:sdtPr>
          <w:tag w:val="goog_rdk_23"/>
          <w:id w:val="1616635044"/>
        </w:sdtPr>
        <w:sdtContent>
          <w:commentRangeStart w:id="26"/>
        </w:sdtContent>
      </w:sdt>
      <w:r>
        <w:rPr>
          <w:rFonts w:ascii="Euclid Circular A" w:eastAsia="Euclid Circular A" w:hAnsi="Euclid Circular A" w:cs="Euclid Circular A"/>
          <w:color w:val="000000"/>
          <w:sz w:val="24"/>
          <w:szCs w:val="24"/>
        </w:rPr>
        <w:t>vertrouwen</w:t>
      </w:r>
      <w:commentRangeEnd w:id="26"/>
      <w:r>
        <w:commentReference w:id="26"/>
      </w:r>
      <w:r>
        <w:rPr>
          <w:rFonts w:ascii="Euclid Circular A" w:eastAsia="Euclid Circular A" w:hAnsi="Euclid Circular A" w:cs="Euclid Circular A"/>
          <w:color w:val="000000"/>
          <w:sz w:val="24"/>
          <w:szCs w:val="24"/>
        </w:rPr>
        <w:t xml:space="preserve">. Het onderzoek concludeerde dat </w:t>
      </w:r>
      <w:sdt>
        <w:sdtPr>
          <w:tag w:val="goog_rdk_24"/>
          <w:id w:val="119112956"/>
        </w:sdtPr>
        <w:sdtContent>
          <w:commentRangeStart w:id="27"/>
        </w:sdtContent>
      </w:sdt>
      <w:r>
        <w:rPr>
          <w:rFonts w:ascii="Euclid Circular A" w:eastAsia="Euclid Circular A" w:hAnsi="Euclid Circular A" w:cs="Euclid Circular A"/>
          <w:color w:val="000000"/>
          <w:sz w:val="24"/>
          <w:szCs w:val="24"/>
        </w:rPr>
        <w:t>transparantie weinig tot geen effect</w:t>
      </w:r>
      <w:commentRangeEnd w:id="27"/>
      <w:r>
        <w:commentReference w:id="27"/>
      </w:r>
      <w:r>
        <w:rPr>
          <w:rFonts w:ascii="Euclid Circular A" w:eastAsia="Euclid Circular A" w:hAnsi="Euclid Circular A" w:cs="Euclid Circular A"/>
          <w:color w:val="000000"/>
          <w:sz w:val="24"/>
          <w:szCs w:val="24"/>
        </w:rPr>
        <w:t xml:space="preserve"> had op de perceptie van vertrouwen bij nieuwsconsumenten, wat de resultaten van andere experimentele studies weerspiegelt. De resultaten van het tweede experiment van </w:t>
      </w:r>
      <w:proofErr w:type="spellStart"/>
      <w:r>
        <w:rPr>
          <w:rFonts w:ascii="Euclid Circular A" w:eastAsia="Euclid Circular A" w:hAnsi="Euclid Circular A" w:cs="Euclid Circular A"/>
          <w:color w:val="000000"/>
          <w:sz w:val="24"/>
          <w:szCs w:val="24"/>
        </w:rPr>
        <w:t>Kolsika</w:t>
      </w:r>
      <w:proofErr w:type="spellEnd"/>
      <w:r>
        <w:rPr>
          <w:rFonts w:ascii="Euclid Circular A" w:eastAsia="Euclid Circular A" w:hAnsi="Euclid Circular A" w:cs="Euclid Circular A"/>
          <w:color w:val="000000"/>
          <w:sz w:val="24"/>
          <w:szCs w:val="24"/>
        </w:rPr>
        <w:t xml:space="preserve"> (2022) geven een mogelijke verklaring voor een deel het gebrek aan effecten in het eerste experiment. Deelnemers aan het onderzoek leken weinig aandacht te besteden aan de verschillende transparantiekenmerken, omdat ze moeite hadden zich prominent weergegeven transparantie-informatie te herinneren. De tegenvallende resultaten van transparantie als factor in de oplossing naar vertrouwen geven de kans te kijken naar andere aspecten waarop je vertrouwen kunt peilen en testen. Zoals de geloofwaardigheid van formulering die in dit hoofdstuk samen met de heuristiek schending van verwachting van </w:t>
      </w:r>
      <w:proofErr w:type="spellStart"/>
      <w:r>
        <w:rPr>
          <w:rFonts w:ascii="Euclid Circular A" w:eastAsia="Euclid Circular A" w:hAnsi="Euclid Circular A" w:cs="Euclid Circular A"/>
          <w:color w:val="000000"/>
          <w:sz w:val="24"/>
          <w:szCs w:val="24"/>
        </w:rPr>
        <w:t>Metzger</w:t>
      </w:r>
      <w:proofErr w:type="spellEnd"/>
      <w:r>
        <w:rPr>
          <w:rFonts w:ascii="Euclid Circular A" w:eastAsia="Euclid Circular A" w:hAnsi="Euclid Circular A" w:cs="Euclid Circular A"/>
          <w:color w:val="000000"/>
          <w:sz w:val="24"/>
          <w:szCs w:val="24"/>
        </w:rPr>
        <w:t xml:space="preserve"> (2010), naar vertrouwen in </w:t>
      </w:r>
      <w:proofErr w:type="spellStart"/>
      <w:r>
        <w:rPr>
          <w:rFonts w:ascii="Euclid Circular A" w:eastAsia="Euclid Circular A" w:hAnsi="Euclid Circular A" w:cs="Euclid Circular A"/>
          <w:color w:val="000000"/>
          <w:sz w:val="24"/>
          <w:szCs w:val="24"/>
        </w:rPr>
        <w:t>immersieve</w:t>
      </w:r>
      <w:proofErr w:type="spellEnd"/>
      <w:r>
        <w:rPr>
          <w:rFonts w:ascii="Euclid Circular A" w:eastAsia="Euclid Circular A" w:hAnsi="Euclid Circular A" w:cs="Euclid Circular A"/>
          <w:color w:val="000000"/>
          <w:sz w:val="24"/>
          <w:szCs w:val="24"/>
        </w:rPr>
        <w:t xml:space="preserve">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in de journalistiek te kijken.</w:t>
      </w:r>
    </w:p>
    <w:p w14:paraId="2B9A69E8" w14:textId="77777777" w:rsidR="00DD598B" w:rsidRDefault="00DD598B">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br w:type="page"/>
      </w:r>
    </w:p>
    <w:p w14:paraId="3BF7A04F" w14:textId="77777777" w:rsidR="00DD598B" w:rsidRDefault="00DD598B" w:rsidP="00DD598B">
      <w:pPr>
        <w:spacing w:line="360" w:lineRule="auto"/>
        <w:jc w:val="both"/>
        <w:rPr>
          <w:rFonts w:ascii="Euclid Circular A" w:hAnsi="Euclid Circular A"/>
          <w:color w:val="000000" w:themeColor="text1"/>
          <w:sz w:val="24"/>
          <w:szCs w:val="24"/>
        </w:rPr>
      </w:pPr>
      <w:r w:rsidRPr="002A7598">
        <w:rPr>
          <w:rFonts w:ascii="Euclid Circular A" w:hAnsi="Euclid Circular A"/>
          <w:color w:val="000000" w:themeColor="text1"/>
          <w:sz w:val="24"/>
          <w:szCs w:val="24"/>
        </w:rPr>
        <w:lastRenderedPageBreak/>
        <w:t xml:space="preserve">Gereputeerde geloofwaardigheid verwijst naar de toegekende </w:t>
      </w:r>
      <w:proofErr w:type="spellStart"/>
      <w:r w:rsidRPr="002A7598">
        <w:rPr>
          <w:rFonts w:ascii="Euclid Circular A" w:hAnsi="Euclid Circular A"/>
          <w:color w:val="000000" w:themeColor="text1"/>
          <w:sz w:val="24"/>
          <w:szCs w:val="24"/>
        </w:rPr>
        <w:t>bronlabels</w:t>
      </w:r>
      <w:proofErr w:type="spellEnd"/>
      <w:r w:rsidRPr="002A7598">
        <w:rPr>
          <w:rFonts w:ascii="Euclid Circular A" w:hAnsi="Euclid Circular A"/>
          <w:color w:val="000000" w:themeColor="text1"/>
          <w:sz w:val="24"/>
          <w:szCs w:val="24"/>
        </w:rPr>
        <w:t xml:space="preserve"> die op de site te zien zijn (markers van de expertise en betrouwbaarheid van de bron), terwijl oppervlakkige geloofwaardigheid berust op een eenvoudige globale inspectie van de site. In het </w:t>
      </w:r>
      <w:proofErr w:type="spellStart"/>
      <w:r w:rsidRPr="002A7598">
        <w:rPr>
          <w:rFonts w:ascii="Euclid Circular A" w:hAnsi="Euclid Circular A"/>
          <w:color w:val="000000" w:themeColor="text1"/>
          <w:sz w:val="24"/>
          <w:szCs w:val="24"/>
        </w:rPr>
        <w:t>meerfasenmodel</w:t>
      </w:r>
      <w:proofErr w:type="spellEnd"/>
      <w:r w:rsidRPr="002A7598">
        <w:rPr>
          <w:rFonts w:ascii="Euclid Circular A" w:hAnsi="Euclid Circular A"/>
          <w:color w:val="000000" w:themeColor="text1"/>
          <w:sz w:val="24"/>
          <w:szCs w:val="24"/>
        </w:rPr>
        <w:t xml:space="preserve"> dat is voorgesteld door </w:t>
      </w:r>
      <w:proofErr w:type="spellStart"/>
      <w:r w:rsidRPr="002A7598">
        <w:rPr>
          <w:rFonts w:ascii="Euclid Circular A" w:hAnsi="Euclid Circular A"/>
          <w:color w:val="000000" w:themeColor="text1"/>
          <w:sz w:val="24"/>
          <w:szCs w:val="24"/>
        </w:rPr>
        <w:t>Wathen</w:t>
      </w:r>
      <w:proofErr w:type="spellEnd"/>
      <w:r w:rsidRPr="002A7598">
        <w:rPr>
          <w:rFonts w:ascii="Euclid Circular A" w:hAnsi="Euclid Circular A"/>
          <w:color w:val="000000" w:themeColor="text1"/>
          <w:sz w:val="24"/>
          <w:szCs w:val="24"/>
        </w:rPr>
        <w:t xml:space="preserve"> en Burkell,20 is de eerste fase die een gebruiker doorloopt om de geloofwaardigheid van online informatie te beoordelen een evaluatie van de oppervlakkige geloofwaardigheid, waarbij wordt gekeken naar oppervlakkige kenmerken zoals uiterlijk/presentatie en informatieorganisatie, maar ook naar </w:t>
      </w:r>
      <w:proofErr w:type="spellStart"/>
      <w:r w:rsidRPr="002A7598">
        <w:rPr>
          <w:rFonts w:ascii="Euclid Circular A" w:hAnsi="Euclid Circular A"/>
          <w:color w:val="000000" w:themeColor="text1"/>
          <w:sz w:val="24"/>
          <w:szCs w:val="24"/>
        </w:rPr>
        <w:t>interfaceontwerpelementen</w:t>
      </w:r>
      <w:proofErr w:type="spellEnd"/>
      <w:r w:rsidRPr="002A7598">
        <w:rPr>
          <w:rFonts w:ascii="Euclid Circular A" w:hAnsi="Euclid Circular A"/>
          <w:color w:val="000000" w:themeColor="text1"/>
          <w:sz w:val="24"/>
          <w:szCs w:val="24"/>
        </w:rPr>
        <w:t xml:space="preserve"> zoals interactiviteit, navigeerbaarheid en downloadsnelheid. Dit geldt zelfs voor zeer gemotiveerde gebruikers van voornamelijk informatieve sites zoals gezondheidssites. </w:t>
      </w:r>
      <w:bookmarkStart w:id="28" w:name="_Hlk192005584"/>
      <w:r w:rsidRPr="002A7598">
        <w:rPr>
          <w:rFonts w:ascii="Euclid Circular A" w:hAnsi="Euclid Circular A"/>
          <w:color w:val="000000" w:themeColor="text1"/>
          <w:sz w:val="24"/>
          <w:szCs w:val="24"/>
        </w:rPr>
        <w:t xml:space="preserve">Het is bekend dat gebruikers websites met een slecht ontwerp niet alleen afwijzen of negeren, maar ook wantrouwen. </w:t>
      </w:r>
    </w:p>
    <w:bookmarkEnd w:id="28"/>
    <w:p w14:paraId="25CDDDA7" w14:textId="77777777" w:rsidR="00DD598B" w:rsidRPr="002A7598" w:rsidRDefault="00DD598B" w:rsidP="00DD598B">
      <w:pPr>
        <w:spacing w:line="360" w:lineRule="auto"/>
        <w:jc w:val="both"/>
        <w:rPr>
          <w:rFonts w:ascii="Euclid Circular A" w:hAnsi="Euclid Circular A"/>
          <w:color w:val="000000" w:themeColor="text1"/>
          <w:sz w:val="24"/>
          <w:szCs w:val="24"/>
        </w:rPr>
      </w:pPr>
      <w:r w:rsidRPr="002A7598">
        <w:rPr>
          <w:rFonts w:ascii="Euclid Circular A" w:hAnsi="Euclid Circular A"/>
          <w:color w:val="000000" w:themeColor="text1"/>
          <w:sz w:val="24"/>
          <w:szCs w:val="24"/>
        </w:rPr>
        <w:t xml:space="preserve">Zoals </w:t>
      </w:r>
      <w:proofErr w:type="spellStart"/>
      <w:r w:rsidRPr="002A7598">
        <w:rPr>
          <w:rFonts w:ascii="Euclid Circular A" w:hAnsi="Euclid Circular A"/>
          <w:color w:val="000000" w:themeColor="text1"/>
          <w:sz w:val="24"/>
          <w:szCs w:val="24"/>
        </w:rPr>
        <w:t>Metzger</w:t>
      </w:r>
      <w:proofErr w:type="spellEnd"/>
      <w:r w:rsidRPr="002A7598">
        <w:rPr>
          <w:rFonts w:ascii="Euclid Circular A" w:hAnsi="Euclid Circular A"/>
          <w:color w:val="000000" w:themeColor="text1"/>
          <w:sz w:val="24"/>
          <w:szCs w:val="24"/>
        </w:rPr>
        <w:t xml:space="preserve"> concludeert in haar overzicht van onderzoek, vertrouwen mensen het meest op ontwerp/presentatie-elementen voor het beoordelen van de geloofwaardigheid en kwaliteit van informatie, ook al is dit niet een van de “</w:t>
      </w:r>
      <w:r w:rsidRPr="009C6351">
        <w:rPr>
          <w:rFonts w:ascii="Euclid Circular A" w:hAnsi="Euclid Circular A"/>
          <w:color w:val="000000" w:themeColor="text1"/>
          <w:sz w:val="24"/>
          <w:szCs w:val="24"/>
        </w:rPr>
        <w:t xml:space="preserve">“five </w:t>
      </w:r>
      <w:proofErr w:type="spellStart"/>
      <w:r w:rsidRPr="009C6351">
        <w:rPr>
          <w:rFonts w:ascii="Euclid Circular A" w:hAnsi="Euclid Circular A"/>
          <w:color w:val="000000" w:themeColor="text1"/>
          <w:sz w:val="24"/>
          <w:szCs w:val="24"/>
        </w:rPr>
        <w:t>critical</w:t>
      </w:r>
      <w:proofErr w:type="spellEnd"/>
      <w:r w:rsidRPr="009C6351">
        <w:rPr>
          <w:rFonts w:ascii="Euclid Circular A" w:hAnsi="Euclid Circular A"/>
          <w:color w:val="000000" w:themeColor="text1"/>
          <w:sz w:val="24"/>
          <w:szCs w:val="24"/>
        </w:rPr>
        <w:t xml:space="preserve"> </w:t>
      </w:r>
      <w:proofErr w:type="spellStart"/>
      <w:r w:rsidRPr="009C6351">
        <w:rPr>
          <w:rFonts w:ascii="Euclid Circular A" w:hAnsi="Euclid Circular A"/>
          <w:color w:val="000000" w:themeColor="text1"/>
          <w:sz w:val="24"/>
          <w:szCs w:val="24"/>
        </w:rPr>
        <w:t>evaluation</w:t>
      </w:r>
      <w:proofErr w:type="spellEnd"/>
      <w:r w:rsidRPr="009C6351">
        <w:rPr>
          <w:rFonts w:ascii="Euclid Circular A" w:hAnsi="Euclid Circular A"/>
          <w:color w:val="000000" w:themeColor="text1"/>
          <w:sz w:val="24"/>
          <w:szCs w:val="24"/>
        </w:rPr>
        <w:t xml:space="preserve"> skills </w:t>
      </w:r>
      <w:proofErr w:type="spellStart"/>
      <w:r w:rsidRPr="009C6351">
        <w:rPr>
          <w:rFonts w:ascii="Euclid Circular A" w:hAnsi="Euclid Circular A"/>
          <w:color w:val="000000" w:themeColor="text1"/>
          <w:sz w:val="24"/>
          <w:szCs w:val="24"/>
        </w:rPr>
        <w:t>recommended</w:t>
      </w:r>
      <w:proofErr w:type="spellEnd"/>
      <w:r w:rsidRPr="002A7598">
        <w:rPr>
          <w:rFonts w:ascii="Euclid Circular A" w:hAnsi="Euclid Circular A"/>
          <w:color w:val="000000" w:themeColor="text1"/>
          <w:sz w:val="24"/>
          <w:szCs w:val="24"/>
        </w:rPr>
        <w:t>” voor het beoordelen van geloofwaardigheid.</w:t>
      </w:r>
    </w:p>
    <w:p w14:paraId="53192AE6" w14:textId="65BD192C" w:rsidR="00E55985" w:rsidRDefault="00DD598B" w:rsidP="00DD598B">
      <w:pPr>
        <w:spacing w:line="360" w:lineRule="auto"/>
        <w:jc w:val="both"/>
        <w:rPr>
          <w:rFonts w:ascii="Euclid Circular A" w:eastAsia="Euclid Circular A" w:hAnsi="Euclid Circular A" w:cs="Euclid Circular A"/>
          <w:color w:val="000000"/>
          <w:sz w:val="24"/>
          <w:szCs w:val="24"/>
        </w:rPr>
      </w:pPr>
      <w:r w:rsidRPr="002A7598">
        <w:rPr>
          <w:rFonts w:ascii="Euclid Circular A" w:hAnsi="Euclid Circular A"/>
          <w:color w:val="000000" w:themeColor="text1"/>
          <w:sz w:val="24"/>
          <w:szCs w:val="24"/>
        </w:rPr>
        <w:t xml:space="preserve">Dus of we het nu leuk vinden of niet, de zogenaamde oppervlaktekenmerken van de interface hebben waarschijnlijk een grote invloed op de beoordeling van de geloofwaardigheid door jongeren. De algemene tendens onder onderzoekers lijkt te zijn om manieren te vinden om jongeren te richten op de inhoud en weg van deze structurele kenmerken zodat ze “echte” en “accurate” geloofwaardigheidsbeoordelingen kunnen maken. De waarheid is echter dat deze oppervlaktekenmerken de interesse van jongeren wekken en hen in de eerste plaats aantrekken tot deze technologieën. Het zou dus waarschijnlijk een verspilling zijn om manieren te bedenken om hen juist datgene te laten negeren waartoe ze zich aangetrokken voelen. In plaats daarvan zou een meer inclusieve strategie zijn om methoden te zoeken om deze technologische eigenschappen </w:t>
      </w:r>
      <w:r w:rsidRPr="002A7598">
        <w:rPr>
          <w:rFonts w:ascii="Euclid Circular A" w:hAnsi="Euclid Circular A"/>
          <w:color w:val="000000" w:themeColor="text1"/>
          <w:sz w:val="24"/>
          <w:szCs w:val="24"/>
        </w:rPr>
        <w:lastRenderedPageBreak/>
        <w:t>in te zetten om jongeren te leiden naar het maken van nauwkeurige geloofwaardigheidsbeoordelingen. (</w:t>
      </w:r>
      <w:proofErr w:type="spellStart"/>
      <w:r w:rsidRPr="002A7598">
        <w:rPr>
          <w:rFonts w:ascii="Euclid Circular A" w:hAnsi="Euclid Circular A"/>
          <w:color w:val="000000" w:themeColor="text1"/>
          <w:sz w:val="24"/>
          <w:szCs w:val="24"/>
        </w:rPr>
        <w:t>Sundar</w:t>
      </w:r>
      <w:proofErr w:type="spellEnd"/>
      <w:r w:rsidRPr="002A7598">
        <w:rPr>
          <w:rFonts w:ascii="Euclid Circular A" w:hAnsi="Euclid Circular A"/>
          <w:color w:val="000000" w:themeColor="text1"/>
          <w:sz w:val="24"/>
          <w:szCs w:val="24"/>
        </w:rPr>
        <w:t>, 2008)</w:t>
      </w:r>
    </w:p>
    <w:p w14:paraId="47774728" w14:textId="77777777" w:rsidR="00E55985" w:rsidRDefault="00E55985">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br w:type="page"/>
      </w:r>
    </w:p>
    <w:p w14:paraId="0000004E" w14:textId="5AE3E9ED" w:rsidR="00D42A75" w:rsidRDefault="00D42A75">
      <w:pPr>
        <w:jc w:val="both"/>
        <w:rPr>
          <w:rFonts w:ascii="Euclid Circular A Semibold" w:eastAsia="Euclid Circular A Semibold" w:hAnsi="Euclid Circular A Semibold" w:cs="Euclid Circular A Semibold"/>
          <w:color w:val="000000"/>
          <w:sz w:val="24"/>
          <w:szCs w:val="24"/>
        </w:rPr>
      </w:pPr>
    </w:p>
    <w:p w14:paraId="0000004F" w14:textId="77777777" w:rsidR="00D42A75" w:rsidRDefault="00000000">
      <w:pPr>
        <w:pStyle w:val="Heading2"/>
        <w:spacing w:line="360" w:lineRule="auto"/>
        <w:jc w:val="both"/>
        <w:rPr>
          <w:rFonts w:ascii="Euclid Circular A Semibold" w:eastAsia="Euclid Circular A Semibold" w:hAnsi="Euclid Circular A Semibold" w:cs="Euclid Circular A Semibold"/>
          <w:color w:val="000000"/>
          <w:sz w:val="24"/>
          <w:szCs w:val="24"/>
        </w:rPr>
      </w:pPr>
      <w:bookmarkStart w:id="29" w:name="_heading=h.3znysh7" w:colFirst="0" w:colLast="0"/>
      <w:bookmarkEnd w:id="29"/>
      <w:r>
        <w:rPr>
          <w:rFonts w:ascii="Euclid Circular A Semibold" w:eastAsia="Euclid Circular A Semibold" w:hAnsi="Euclid Circular A Semibold" w:cs="Euclid Circular A Semibold"/>
          <w:color w:val="000000"/>
          <w:sz w:val="24"/>
          <w:szCs w:val="24"/>
        </w:rPr>
        <w:t xml:space="preserve">2.2 </w:t>
      </w:r>
      <w:sdt>
        <w:sdtPr>
          <w:tag w:val="goog_rdk_25"/>
          <w:id w:val="-2123672740"/>
        </w:sdtPr>
        <w:sdtContent>
          <w:commentRangeStart w:id="30"/>
        </w:sdtContent>
      </w:sdt>
      <w:r>
        <w:rPr>
          <w:rFonts w:ascii="Euclid Circular A Semibold" w:eastAsia="Euclid Circular A Semibold" w:hAnsi="Euclid Circular A Semibold" w:cs="Euclid Circular A Semibold"/>
          <w:color w:val="000000"/>
          <w:sz w:val="24"/>
          <w:szCs w:val="24"/>
        </w:rPr>
        <w:t>Geloofwaardigheid</w:t>
      </w:r>
      <w:commentRangeEnd w:id="30"/>
      <w:r>
        <w:commentReference w:id="30"/>
      </w:r>
      <w:r>
        <w:rPr>
          <w:rFonts w:ascii="Euclid Circular A Semibold" w:eastAsia="Euclid Circular A Semibold" w:hAnsi="Euclid Circular A Semibold" w:cs="Euclid Circular A Semibold"/>
          <w:color w:val="000000"/>
          <w:sz w:val="24"/>
          <w:szCs w:val="24"/>
        </w:rPr>
        <w:t xml:space="preserve"> en </w:t>
      </w:r>
      <w:sdt>
        <w:sdtPr>
          <w:tag w:val="goog_rdk_26"/>
          <w:id w:val="221641653"/>
        </w:sdtPr>
        <w:sdtContent>
          <w:del w:id="31" w:author="Alexander Pleijter" w:date="2025-03-04T10:38:00Z">
            <w:r>
              <w:rPr>
                <w:rFonts w:ascii="Euclid Circular A Semibold" w:eastAsia="Euclid Circular A Semibold" w:hAnsi="Euclid Circular A Semibold" w:cs="Euclid Circular A Semibold"/>
                <w:color w:val="000000"/>
                <w:sz w:val="24"/>
                <w:szCs w:val="24"/>
              </w:rPr>
              <w:delText xml:space="preserve">waarheid </w:delText>
            </w:r>
          </w:del>
        </w:sdtContent>
      </w:sdt>
      <w:r>
        <w:rPr>
          <w:rFonts w:ascii="Euclid Circular A Semibold" w:eastAsia="Euclid Circular A Semibold" w:hAnsi="Euclid Circular A Semibold" w:cs="Euclid Circular A Semibold"/>
          <w:color w:val="000000"/>
          <w:sz w:val="24"/>
          <w:szCs w:val="24"/>
        </w:rPr>
        <w:t>in een journalistieke context</w:t>
      </w:r>
    </w:p>
    <w:p w14:paraId="00000050" w14:textId="77777777" w:rsidR="00D42A75" w:rsidRDefault="00000000">
      <w:pPr>
        <w:spacing w:line="360" w:lineRule="auto"/>
        <w:jc w:val="both"/>
        <w:rPr>
          <w:rFonts w:ascii="Euclid Circular A" w:eastAsia="Euclid Circular A" w:hAnsi="Euclid Circular A" w:cs="Euclid Circular A"/>
          <w:color w:val="000000"/>
          <w:sz w:val="24"/>
          <w:szCs w:val="24"/>
        </w:rPr>
      </w:pPr>
      <w:sdt>
        <w:sdtPr>
          <w:tag w:val="goog_rdk_27"/>
          <w:id w:val="-1072199001"/>
        </w:sdtPr>
        <w:sdtContent>
          <w:commentRangeStart w:id="32"/>
        </w:sdtContent>
      </w:sdt>
      <w:r>
        <w:rPr>
          <w:rFonts w:ascii="Euclid Circular A" w:eastAsia="Euclid Circular A" w:hAnsi="Euclid Circular A" w:cs="Euclid Circular A"/>
          <w:color w:val="000000"/>
          <w:sz w:val="24"/>
          <w:szCs w:val="24"/>
        </w:rPr>
        <w:t>Een belangrijke vraag is hoe een lezer bron A als betrouwbaar en bron B als onbetrouwbaar kan waarnemen, en waarom deze waarneming tussen lezers kan verschillen.</w:t>
      </w:r>
      <w:commentRangeEnd w:id="32"/>
      <w:r>
        <w:commentReference w:id="32"/>
      </w:r>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Hovland</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Weiss</w:t>
      </w:r>
      <w:proofErr w:type="spellEnd"/>
      <w:r>
        <w:rPr>
          <w:rFonts w:ascii="Euclid Circular A" w:eastAsia="Euclid Circular A" w:hAnsi="Euclid Circular A" w:cs="Euclid Circular A"/>
          <w:color w:val="000000"/>
          <w:sz w:val="24"/>
          <w:szCs w:val="24"/>
        </w:rPr>
        <w:t xml:space="preserve"> (</w:t>
      </w:r>
      <w:sdt>
        <w:sdtPr>
          <w:tag w:val="goog_rdk_28"/>
          <w:id w:val="1942643621"/>
        </w:sdtPr>
        <w:sdtContent>
          <w:commentRangeStart w:id="33"/>
        </w:sdtContent>
      </w:sdt>
      <w:r>
        <w:rPr>
          <w:rFonts w:ascii="Euclid Circular A" w:eastAsia="Euclid Circular A" w:hAnsi="Euclid Circular A" w:cs="Euclid Circular A"/>
          <w:color w:val="000000"/>
          <w:sz w:val="24"/>
          <w:szCs w:val="24"/>
        </w:rPr>
        <w:t>1951</w:t>
      </w:r>
      <w:commentRangeEnd w:id="33"/>
      <w:r>
        <w:commentReference w:id="33"/>
      </w:r>
      <w:r>
        <w:rPr>
          <w:rFonts w:ascii="Euclid Circular A" w:eastAsia="Euclid Circular A" w:hAnsi="Euclid Circular A" w:cs="Euclid Circular A"/>
          <w:color w:val="000000"/>
          <w:sz w:val="24"/>
          <w:szCs w:val="24"/>
        </w:rPr>
        <w:t xml:space="preserve">) onderzochten dit door deelnemers bloot te stellen aan informatie van bronnen met een hoge geloofwaardigheid, zoals het New England Journal of </w:t>
      </w:r>
      <w:proofErr w:type="spellStart"/>
      <w:r>
        <w:rPr>
          <w:rFonts w:ascii="Euclid Circular A" w:eastAsia="Euclid Circular A" w:hAnsi="Euclid Circular A" w:cs="Euclid Circular A"/>
          <w:color w:val="000000"/>
          <w:sz w:val="24"/>
          <w:szCs w:val="24"/>
        </w:rPr>
        <w:t>Biology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Medicine</w:t>
      </w:r>
      <w:proofErr w:type="spellEnd"/>
      <w:r>
        <w:rPr>
          <w:rFonts w:ascii="Euclid Circular A" w:eastAsia="Euclid Circular A" w:hAnsi="Euclid Circular A" w:cs="Euclid Circular A"/>
          <w:color w:val="000000"/>
          <w:sz w:val="24"/>
          <w:szCs w:val="24"/>
        </w:rPr>
        <w:t>, en bronnen met een lage geloofwaardigheid, zoals een maandelijks tijdschrift voor grote oplagen</w:t>
      </w:r>
      <w:r>
        <w:rPr>
          <w:rFonts w:ascii="Euclid Circular A" w:eastAsia="Euclid Circular A" w:hAnsi="Euclid Circular A" w:cs="Euclid Circular A"/>
          <w:color w:val="000000"/>
          <w:sz w:val="24"/>
          <w:szCs w:val="24"/>
          <w:vertAlign w:val="superscript"/>
        </w:rPr>
        <w:footnoteReference w:id="2"/>
      </w:r>
      <w:r>
        <w:rPr>
          <w:rFonts w:ascii="Euclid Circular A" w:eastAsia="Euclid Circular A" w:hAnsi="Euclid Circular A" w:cs="Euclid Circular A"/>
          <w:color w:val="000000"/>
          <w:sz w:val="24"/>
          <w:szCs w:val="24"/>
        </w:rPr>
        <w:t xml:space="preserve">. Direct na blootstelling waren mensen meer geneigd om overtuigd te worden door de bron met een hoge geloofwaardigheid. Echter, na verloop van tijd vervaagde dit effect. Toen de onderzoekers de deelnemers een maand later opnieuw bezochten, hadden ze de informatie van de bronnen met een lage geloofwaardigheid hoger beoordeeld, terwijl de hoge kwaliteit bronnen waren gedevalueerd. Dit fenomeen werd door </w:t>
      </w:r>
      <w:proofErr w:type="spellStart"/>
      <w:r>
        <w:rPr>
          <w:rFonts w:ascii="Euclid Circular A" w:eastAsia="Euclid Circular A" w:hAnsi="Euclid Circular A" w:cs="Euclid Circular A"/>
          <w:color w:val="000000"/>
          <w:sz w:val="24"/>
          <w:szCs w:val="24"/>
        </w:rPr>
        <w:t>Hovland</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Weiss</w:t>
      </w:r>
      <w:proofErr w:type="spellEnd"/>
      <w:r>
        <w:rPr>
          <w:rFonts w:ascii="Euclid Circular A" w:eastAsia="Euclid Circular A" w:hAnsi="Euclid Circular A" w:cs="Euclid Circular A"/>
          <w:color w:val="000000"/>
          <w:sz w:val="24"/>
          <w:szCs w:val="24"/>
        </w:rPr>
        <w:t xml:space="preserve"> het "</w:t>
      </w:r>
      <w:proofErr w:type="spellStart"/>
      <w:r>
        <w:rPr>
          <w:rFonts w:ascii="Euclid Circular A" w:eastAsia="Euclid Circular A" w:hAnsi="Euclid Circular A" w:cs="Euclid Circular A"/>
          <w:color w:val="000000"/>
          <w:sz w:val="24"/>
          <w:szCs w:val="24"/>
        </w:rPr>
        <w:t>sleeper</w:t>
      </w:r>
      <w:proofErr w:type="spellEnd"/>
      <w:r>
        <w:rPr>
          <w:rFonts w:ascii="Euclid Circular A" w:eastAsia="Euclid Circular A" w:hAnsi="Euclid Circular A" w:cs="Euclid Circular A"/>
          <w:color w:val="000000"/>
          <w:sz w:val="24"/>
          <w:szCs w:val="24"/>
        </w:rPr>
        <w:t>-effect" genoemd. Hun hypothese: “</w:t>
      </w:r>
      <w:proofErr w:type="spellStart"/>
      <w:r>
        <w:rPr>
          <w:rFonts w:ascii="Euclid Circular A" w:eastAsia="Euclid Circular A" w:hAnsi="Euclid Circular A" w:cs="Euclid Circular A"/>
          <w:i/>
          <w:color w:val="000000"/>
          <w:sz w:val="24"/>
          <w:szCs w:val="24"/>
        </w:rPr>
        <w:t>the</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assumption</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that</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forgetting</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the</w:t>
      </w:r>
      <w:proofErr w:type="spellEnd"/>
      <w:r>
        <w:rPr>
          <w:rFonts w:ascii="Euclid Circular A" w:eastAsia="Euclid Circular A" w:hAnsi="Euclid Circular A" w:cs="Euclid Circular A"/>
          <w:i/>
          <w:color w:val="000000"/>
          <w:sz w:val="24"/>
          <w:szCs w:val="24"/>
        </w:rPr>
        <w:t xml:space="preserve"> source </w:t>
      </w:r>
      <w:proofErr w:type="spellStart"/>
      <w:r>
        <w:rPr>
          <w:rFonts w:ascii="Euclid Circular A" w:eastAsia="Euclid Circular A" w:hAnsi="Euclid Circular A" w:cs="Euclid Circular A"/>
          <w:i/>
          <w:color w:val="000000"/>
          <w:sz w:val="24"/>
          <w:szCs w:val="24"/>
        </w:rPr>
        <w:t>would</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be</w:t>
      </w:r>
      <w:proofErr w:type="spellEnd"/>
      <w:r>
        <w:rPr>
          <w:rFonts w:ascii="Euclid Circular A" w:eastAsia="Euclid Circular A" w:hAnsi="Euclid Circular A" w:cs="Euclid Circular A"/>
          <w:i/>
          <w:color w:val="000000"/>
          <w:sz w:val="24"/>
          <w:szCs w:val="24"/>
        </w:rPr>
        <w:t xml:space="preserve"> more </w:t>
      </w:r>
      <w:proofErr w:type="spellStart"/>
      <w:r>
        <w:rPr>
          <w:rFonts w:ascii="Euclid Circular A" w:eastAsia="Euclid Circular A" w:hAnsi="Euclid Circular A" w:cs="Euclid Circular A"/>
          <w:i/>
          <w:color w:val="000000"/>
          <w:sz w:val="24"/>
          <w:szCs w:val="24"/>
        </w:rPr>
        <w:t>rapid</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than</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that</w:t>
      </w:r>
      <w:proofErr w:type="spellEnd"/>
      <w:r>
        <w:rPr>
          <w:rFonts w:ascii="Euclid Circular A" w:eastAsia="Euclid Circular A" w:hAnsi="Euclid Circular A" w:cs="Euclid Circular A"/>
          <w:i/>
          <w:color w:val="000000"/>
          <w:sz w:val="24"/>
          <w:szCs w:val="24"/>
        </w:rPr>
        <w:t xml:space="preserve"> of </w:t>
      </w:r>
      <w:proofErr w:type="spellStart"/>
      <w:r>
        <w:rPr>
          <w:rFonts w:ascii="Euclid Circular A" w:eastAsia="Euclid Circular A" w:hAnsi="Euclid Circular A" w:cs="Euclid Circular A"/>
          <w:i/>
          <w:color w:val="000000"/>
          <w:sz w:val="24"/>
          <w:szCs w:val="24"/>
        </w:rPr>
        <w:t>the</w:t>
      </w:r>
      <w:proofErr w:type="spellEnd"/>
      <w:r>
        <w:rPr>
          <w:rFonts w:ascii="Euclid Circular A" w:eastAsia="Euclid Circular A" w:hAnsi="Euclid Circular A" w:cs="Euclid Circular A"/>
          <w:i/>
          <w:color w:val="000000"/>
          <w:sz w:val="24"/>
          <w:szCs w:val="24"/>
        </w:rPr>
        <w:t xml:space="preserve"> content</w:t>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Hovland</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Weiss</w:t>
      </w:r>
      <w:proofErr w:type="spellEnd"/>
      <w:r>
        <w:rPr>
          <w:rFonts w:ascii="Euclid Circular A" w:eastAsia="Euclid Circular A" w:hAnsi="Euclid Circular A" w:cs="Euclid Circular A"/>
          <w:sz w:val="24"/>
          <w:szCs w:val="24"/>
        </w:rPr>
        <w:t>, 1951)</w:t>
      </w:r>
      <w:r>
        <w:rPr>
          <w:rFonts w:ascii="Euclid Circular A" w:eastAsia="Euclid Circular A" w:hAnsi="Euclid Circular A" w:cs="Euclid Circular A"/>
          <w:color w:val="000000"/>
          <w:sz w:val="24"/>
          <w:szCs w:val="24"/>
        </w:rPr>
        <w:t xml:space="preserve">. De vroege onderzoeken naar vertrouwen in de journalistiek legden de nadruk op de eigenschappen en bron van een artikel, waarbij het publiek een passieve rol had als ontvanger van deze informatie. Berlo, </w:t>
      </w:r>
      <w:proofErr w:type="spellStart"/>
      <w:r>
        <w:rPr>
          <w:rFonts w:ascii="Euclid Circular A" w:eastAsia="Euclid Circular A" w:hAnsi="Euclid Circular A" w:cs="Euclid Circular A"/>
          <w:color w:val="000000"/>
          <w:sz w:val="24"/>
          <w:szCs w:val="24"/>
        </w:rPr>
        <w:t>Lemert</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Mertz</w:t>
      </w:r>
      <w:proofErr w:type="spellEnd"/>
      <w:r>
        <w:rPr>
          <w:rFonts w:ascii="Euclid Circular A" w:eastAsia="Euclid Circular A" w:hAnsi="Euclid Circular A" w:cs="Euclid Circular A"/>
          <w:color w:val="000000"/>
          <w:sz w:val="24"/>
          <w:szCs w:val="24"/>
        </w:rPr>
        <w:t xml:space="preserve"> (1969) stelden echter dat geloofwaardigheid geen </w:t>
      </w:r>
      <w:proofErr w:type="spellStart"/>
      <w:r>
        <w:rPr>
          <w:rFonts w:ascii="Euclid Circular A" w:eastAsia="Euclid Circular A" w:hAnsi="Euclid Circular A" w:cs="Euclid Circular A"/>
          <w:color w:val="000000"/>
          <w:sz w:val="24"/>
          <w:szCs w:val="24"/>
        </w:rPr>
        <w:t>unidimensionaal</w:t>
      </w:r>
      <w:proofErr w:type="spellEnd"/>
      <w:r>
        <w:rPr>
          <w:rFonts w:ascii="Euclid Circular A" w:eastAsia="Euclid Circular A" w:hAnsi="Euclid Circular A" w:cs="Euclid Circular A"/>
          <w:color w:val="000000"/>
          <w:sz w:val="24"/>
          <w:szCs w:val="24"/>
        </w:rPr>
        <w:t xml:space="preserve"> en dichotoom concept is, maar een variabele die wordt bepaald door de perceptie van de lezer. Ze introduceerden het concept van waargenomen geloofwaardigheid, waarbij geloofwaardigheid wordt gezien als een interactie tussen het nieuws en de bron aan de ene kant, en de karakteristieken van het lezerspubliek aan de andere kant </w:t>
      </w:r>
      <w:r>
        <w:rPr>
          <w:rFonts w:ascii="Euclid Circular A" w:eastAsia="Euclid Circular A" w:hAnsi="Euclid Circular A" w:cs="Euclid Circular A"/>
          <w:sz w:val="24"/>
          <w:szCs w:val="24"/>
        </w:rPr>
        <w:t>(Berlo et al., 1969)</w:t>
      </w:r>
      <w:r>
        <w:rPr>
          <w:rFonts w:ascii="Euclid Circular A" w:eastAsia="Euclid Circular A" w:hAnsi="Euclid Circular A" w:cs="Euclid Circular A"/>
          <w:color w:val="000000"/>
          <w:sz w:val="24"/>
          <w:szCs w:val="24"/>
        </w:rPr>
        <w:t xml:space="preserve">. </w:t>
      </w:r>
    </w:p>
    <w:p w14:paraId="00000051"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De waargenomen geloofwaardigheid van nieuws wordt dus mede gevormd door de interactie tussen de bron, het nieuws en het publiek. Dit dynamische </w:t>
      </w:r>
      <w:r>
        <w:rPr>
          <w:rFonts w:ascii="Euclid Circular A" w:eastAsia="Euclid Circular A" w:hAnsi="Euclid Circular A" w:cs="Euclid Circular A"/>
          <w:color w:val="000000"/>
          <w:sz w:val="24"/>
          <w:szCs w:val="24"/>
        </w:rPr>
        <w:lastRenderedPageBreak/>
        <w:t xml:space="preserve">samenspel sluit aan bij het idee dat </w:t>
      </w:r>
      <w:sdt>
        <w:sdtPr>
          <w:tag w:val="goog_rdk_29"/>
          <w:id w:val="-1576577277"/>
        </w:sdtPr>
        <w:sdtContent>
          <w:commentRangeStart w:id="34"/>
        </w:sdtContent>
      </w:sdt>
      <w:r>
        <w:rPr>
          <w:rFonts w:ascii="Euclid Circular A" w:eastAsia="Euclid Circular A" w:hAnsi="Euclid Circular A" w:cs="Euclid Circular A"/>
          <w:color w:val="000000"/>
          <w:sz w:val="24"/>
          <w:szCs w:val="24"/>
        </w:rPr>
        <w:t xml:space="preserve">journalistieke waarheid niet alleen draait om accuraatheid, maar ook om een continu proces van toetsing en herziening. </w:t>
      </w:r>
      <w:proofErr w:type="spellStart"/>
      <w:r>
        <w:rPr>
          <w:rFonts w:ascii="Euclid Circular A" w:eastAsia="Euclid Circular A" w:hAnsi="Euclid Circular A" w:cs="Euclid Circular A"/>
          <w:color w:val="000000"/>
          <w:sz w:val="24"/>
          <w:szCs w:val="24"/>
        </w:rPr>
        <w:t>Kovach</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Rosenstiel</w:t>
      </w:r>
      <w:proofErr w:type="spellEnd"/>
      <w:r>
        <w:rPr>
          <w:rFonts w:ascii="Euclid Circular A" w:eastAsia="Euclid Circular A" w:hAnsi="Euclid Circular A" w:cs="Euclid Circular A"/>
          <w:color w:val="000000"/>
          <w:sz w:val="24"/>
          <w:szCs w:val="24"/>
        </w:rPr>
        <w:t xml:space="preserve"> (2014) benadrukken dat journalistieke waarheid</w:t>
      </w:r>
      <w:commentRangeEnd w:id="34"/>
      <w:r>
        <w:commentReference w:id="34"/>
      </w:r>
      <w:r>
        <w:rPr>
          <w:rFonts w:ascii="Euclid Circular A" w:eastAsia="Euclid Circular A" w:hAnsi="Euclid Circular A" w:cs="Euclid Circular A"/>
          <w:color w:val="000000"/>
          <w:sz w:val="24"/>
          <w:szCs w:val="24"/>
        </w:rPr>
        <w:t xml:space="preserve"> ontstaat in wisselwerking met het publiek, nieuwsmakers en journalisten, en zo de basis vormt voor bredere maatschappelijke waarheden. “</w:t>
      </w:r>
      <w:proofErr w:type="spellStart"/>
      <w:r>
        <w:rPr>
          <w:rFonts w:ascii="Euclid Circular A" w:eastAsia="Euclid Circular A" w:hAnsi="Euclid Circular A" w:cs="Euclid Circular A"/>
          <w:color w:val="000000"/>
          <w:sz w:val="24"/>
          <w:szCs w:val="24"/>
        </w:rPr>
        <w:t>Journalistic</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Truth</w:t>
      </w:r>
      <w:proofErr w:type="spellEnd"/>
      <w:r>
        <w:rPr>
          <w:rFonts w:ascii="Euclid Circular A" w:eastAsia="Euclid Circular A" w:hAnsi="Euclid Circular A" w:cs="Euclid Circular A"/>
          <w:color w:val="000000"/>
          <w:sz w:val="24"/>
          <w:szCs w:val="24"/>
        </w:rPr>
        <w:t xml:space="preserve">” betekent meer dan alleen accuraatheid het is een sorteer-proces dat plaats vindt tussen het initiële verhaal en de interactie met het publiek, nieuwsmakers en journalisten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Kovach</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Rosenstiel</w:t>
      </w:r>
      <w:proofErr w:type="spellEnd"/>
      <w:r>
        <w:rPr>
          <w:rFonts w:ascii="Euclid Circular A" w:eastAsia="Euclid Circular A" w:hAnsi="Euclid Circular A" w:cs="Euclid Circular A"/>
          <w:sz w:val="24"/>
          <w:szCs w:val="24"/>
        </w:rPr>
        <w:t>, 2014: p.55)</w:t>
      </w:r>
      <w:r>
        <w:rPr>
          <w:rFonts w:ascii="Euclid Circular A" w:eastAsia="Euclid Circular A" w:hAnsi="Euclid Circular A" w:cs="Euclid Circular A"/>
          <w:color w:val="000000"/>
          <w:sz w:val="24"/>
          <w:szCs w:val="24"/>
        </w:rPr>
        <w:t xml:space="preserve">. Om dit sorteer proces te begrijpen, is het belangrijk journalistiek te onthouden als bestaand buiten een sociale context, want zo stellen </w:t>
      </w:r>
      <w:proofErr w:type="spellStart"/>
      <w:r>
        <w:rPr>
          <w:rFonts w:ascii="Euclid Circular A" w:eastAsia="Euclid Circular A" w:hAnsi="Euclid Circular A" w:cs="Euclid Circular A"/>
          <w:color w:val="000000"/>
          <w:sz w:val="24"/>
          <w:szCs w:val="24"/>
        </w:rPr>
        <w:t>Kovach</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Rosenstiel</w:t>
      </w:r>
      <w:proofErr w:type="spellEnd"/>
      <w:r>
        <w:rPr>
          <w:rFonts w:ascii="Euclid Circular A" w:eastAsia="Euclid Circular A" w:hAnsi="Euclid Circular A" w:cs="Euclid Circular A"/>
          <w:color w:val="000000"/>
          <w:sz w:val="24"/>
          <w:szCs w:val="24"/>
        </w:rPr>
        <w:t xml:space="preserve"> (2014) burgers en samenlevingen zijn afhankelijk van deze accurate en betrouwbare momentopnames. Vervolgens vormen de journalistieke waarheden de basis van de “</w:t>
      </w:r>
      <w:proofErr w:type="spellStart"/>
      <w:r>
        <w:rPr>
          <w:rFonts w:ascii="Euclid Circular A" w:eastAsia="Euclid Circular A" w:hAnsi="Euclid Circular A" w:cs="Euclid Circular A"/>
          <w:color w:val="000000"/>
          <w:sz w:val="24"/>
          <w:szCs w:val="24"/>
        </w:rPr>
        <w:t>Functional</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truths</w:t>
      </w:r>
      <w:proofErr w:type="spellEnd"/>
      <w:r>
        <w:rPr>
          <w:rFonts w:ascii="Euclid Circular A" w:eastAsia="Euclid Circular A" w:hAnsi="Euclid Circular A" w:cs="Euclid Circular A"/>
          <w:color w:val="000000"/>
          <w:sz w:val="24"/>
          <w:szCs w:val="24"/>
        </w:rPr>
        <w:t>” waar: politie, wetgevers, rechters etc. op acteren.</w:t>
      </w:r>
    </w:p>
    <w:p w14:paraId="00000052"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De geloofwaardigheid van informatie kan worden beoordeeld aan de hand van drie aspecten: </w:t>
      </w:r>
      <w:sdt>
        <w:sdtPr>
          <w:tag w:val="goog_rdk_30"/>
          <w:id w:val="2056960053"/>
        </w:sdtPr>
        <w:sdtContent>
          <w:commentRangeStart w:id="35"/>
        </w:sdtContent>
      </w:sdt>
      <w:r>
        <w:rPr>
          <w:rFonts w:ascii="Euclid Circular A" w:eastAsia="Euclid Circular A" w:hAnsi="Euclid Circular A" w:cs="Euclid Circular A"/>
          <w:color w:val="000000"/>
          <w:sz w:val="24"/>
          <w:szCs w:val="24"/>
          <w:u w:val="single"/>
        </w:rPr>
        <w:t>de geloofwaardigheid van de bron</w:t>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color w:val="000000"/>
          <w:sz w:val="24"/>
          <w:szCs w:val="24"/>
          <w:u w:val="single"/>
        </w:rPr>
        <w:t>de geloofwaardigheid van het kanaal</w:t>
      </w:r>
      <w:r>
        <w:rPr>
          <w:rFonts w:ascii="Euclid Circular A" w:eastAsia="Euclid Circular A" w:hAnsi="Euclid Circular A" w:cs="Euclid Circular A"/>
          <w:color w:val="000000"/>
          <w:sz w:val="24"/>
          <w:szCs w:val="24"/>
        </w:rPr>
        <w:t xml:space="preserve"> en de </w:t>
      </w:r>
      <w:r>
        <w:rPr>
          <w:rFonts w:ascii="Euclid Circular A" w:eastAsia="Euclid Circular A" w:hAnsi="Euclid Circular A" w:cs="Euclid Circular A"/>
          <w:color w:val="000000"/>
          <w:sz w:val="24"/>
          <w:szCs w:val="24"/>
          <w:u w:val="single"/>
        </w:rPr>
        <w:t>geloofwaardigheid van de formulering van de boodschap</w:t>
      </w:r>
      <w:r>
        <w:rPr>
          <w:rFonts w:ascii="Euclid Circular A" w:eastAsia="Euclid Circular A" w:hAnsi="Euclid Circular A" w:cs="Euclid Circular A"/>
          <w:color w:val="000000"/>
          <w:sz w:val="24"/>
          <w:szCs w:val="24"/>
        </w:rPr>
        <w:t xml:space="preserve"> </w:t>
      </w:r>
      <w:commentRangeEnd w:id="35"/>
      <w:r>
        <w:commentReference w:id="35"/>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Hellmueller</w:t>
      </w:r>
      <w:proofErr w:type="spellEnd"/>
      <w:r>
        <w:rPr>
          <w:rFonts w:ascii="Euclid Circular A" w:eastAsia="Euclid Circular A" w:hAnsi="Euclid Circular A" w:cs="Euclid Circular A"/>
          <w:sz w:val="24"/>
          <w:szCs w:val="24"/>
        </w:rPr>
        <w:t xml:space="preserve"> &amp; Trilling, 2012: p.4)</w:t>
      </w:r>
      <w:r>
        <w:rPr>
          <w:rFonts w:ascii="Euclid Circular A" w:eastAsia="Euclid Circular A" w:hAnsi="Euclid Circular A" w:cs="Euclid Circular A"/>
          <w:color w:val="000000"/>
          <w:sz w:val="24"/>
          <w:szCs w:val="24"/>
        </w:rPr>
        <w:t xml:space="preserve">. </w:t>
      </w:r>
      <w:sdt>
        <w:sdtPr>
          <w:tag w:val="goog_rdk_31"/>
          <w:id w:val="-881709214"/>
        </w:sdtPr>
        <w:sdtContent>
          <w:commentRangeStart w:id="36"/>
        </w:sdtContent>
      </w:sdt>
      <w:r>
        <w:rPr>
          <w:rFonts w:ascii="Euclid Circular A" w:eastAsia="Euclid Circular A" w:hAnsi="Euclid Circular A" w:cs="Euclid Circular A"/>
          <w:color w:val="000000"/>
          <w:sz w:val="24"/>
          <w:szCs w:val="24"/>
        </w:rPr>
        <w:t>In dit onderzoek is het onderscheid tussen deze aspecten van belang, omdat het zich richt op de geloofwaardigheid van digitale multimedia nieuwsproducties.</w:t>
      </w:r>
      <w:commentRangeEnd w:id="36"/>
      <w:r>
        <w:commentReference w:id="36"/>
      </w:r>
      <w:r>
        <w:rPr>
          <w:rFonts w:ascii="Euclid Circular A" w:eastAsia="Euclid Circular A" w:hAnsi="Euclid Circular A" w:cs="Euclid Circular A"/>
          <w:color w:val="000000"/>
          <w:sz w:val="24"/>
          <w:szCs w:val="24"/>
        </w:rPr>
        <w:t xml:space="preserve"> Vervolgens kunnen de </w:t>
      </w:r>
      <w:sdt>
        <w:sdtPr>
          <w:tag w:val="goog_rdk_32"/>
          <w:id w:val="9651149"/>
        </w:sdtPr>
        <w:sdtContent>
          <w:commentRangeStart w:id="37"/>
        </w:sdtContent>
      </w:sdt>
      <w:r>
        <w:rPr>
          <w:rFonts w:ascii="Euclid Circular A" w:eastAsia="Euclid Circular A" w:hAnsi="Euclid Circular A" w:cs="Euclid Circular A"/>
          <w:color w:val="000000"/>
          <w:sz w:val="24"/>
          <w:szCs w:val="24"/>
        </w:rPr>
        <w:t>heuristieken</w:t>
      </w:r>
      <w:commentRangeEnd w:id="37"/>
      <w:r>
        <w:commentReference w:id="37"/>
      </w:r>
      <w:r>
        <w:rPr>
          <w:rFonts w:ascii="Euclid Circular A" w:eastAsia="Euclid Circular A" w:hAnsi="Euclid Circular A" w:cs="Euclid Circular A"/>
          <w:color w:val="000000"/>
          <w:sz w:val="24"/>
          <w:szCs w:val="24"/>
        </w:rPr>
        <w:t xml:space="preserve">, zoals geïdentificeerd in de </w:t>
      </w:r>
      <w:proofErr w:type="spellStart"/>
      <w:r>
        <w:rPr>
          <w:rFonts w:ascii="Euclid Circular A" w:eastAsia="Euclid Circular A" w:hAnsi="Euclid Circular A" w:cs="Euclid Circular A"/>
          <w:color w:val="000000"/>
          <w:sz w:val="24"/>
          <w:szCs w:val="24"/>
        </w:rPr>
        <w:t>focusgroepdata</w:t>
      </w:r>
      <w:proofErr w:type="spellEnd"/>
      <w:r>
        <w:rPr>
          <w:rFonts w:ascii="Euclid Circular A" w:eastAsia="Euclid Circular A" w:hAnsi="Euclid Circular A" w:cs="Euclid Circular A"/>
          <w:color w:val="000000"/>
          <w:sz w:val="24"/>
          <w:szCs w:val="24"/>
        </w:rPr>
        <w:t xml:space="preserve">-analyse van </w:t>
      </w:r>
      <w:proofErr w:type="spellStart"/>
      <w:r>
        <w:rPr>
          <w:rFonts w:ascii="Euclid Circular A" w:eastAsia="Euclid Circular A" w:hAnsi="Euclid Circular A" w:cs="Euclid Circular A"/>
          <w:color w:val="000000"/>
          <w:sz w:val="24"/>
          <w:szCs w:val="24"/>
        </w:rPr>
        <w:t>Metzger</w:t>
      </w:r>
      <w:proofErr w:type="spellEnd"/>
      <w:r>
        <w:rPr>
          <w:rFonts w:ascii="Euclid Circular A" w:eastAsia="Euclid Circular A" w:hAnsi="Euclid Circular A" w:cs="Euclid Circular A"/>
          <w:color w:val="000000"/>
          <w:sz w:val="24"/>
          <w:szCs w:val="24"/>
        </w:rPr>
        <w:t xml:space="preserve"> et al. (2010), worden geïntegreerd in de analyse van deze drie aspecten om de geloofwaardigheid van de informatie te evalueren:</w:t>
      </w:r>
    </w:p>
    <w:p w14:paraId="00000053" w14:textId="77777777" w:rsidR="00D42A75" w:rsidRDefault="00000000">
      <w:pPr>
        <w:numPr>
          <w:ilvl w:val="0"/>
          <w:numId w:val="4"/>
        </w:num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Reputatie</w:t>
      </w:r>
      <w:r>
        <w:rPr>
          <w:rFonts w:ascii="Euclid Circular A" w:eastAsia="Euclid Circular A" w:hAnsi="Euclid Circular A" w:cs="Euclid Circular A"/>
          <w:color w:val="000000"/>
          <w:sz w:val="24"/>
          <w:szCs w:val="24"/>
        </w:rPr>
        <w:t>: De ingeschatte betrouwbaarheid van de bron om de inhoud te beoordelen. Lezers vertrouwen eerder een bron waarvan ze de naam kennen.</w:t>
      </w:r>
    </w:p>
    <w:p w14:paraId="00000054" w14:textId="77777777" w:rsidR="00D42A75" w:rsidRDefault="00000000">
      <w:pPr>
        <w:numPr>
          <w:ilvl w:val="0"/>
          <w:numId w:val="4"/>
        </w:num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u w:val="single"/>
        </w:rPr>
        <w:t>Aanbeveling</w:t>
      </w:r>
      <w:r>
        <w:rPr>
          <w:rFonts w:ascii="Euclid Circular A" w:eastAsia="Euclid Circular A" w:hAnsi="Euclid Circular A" w:cs="Euclid Circular A"/>
          <w:color w:val="000000"/>
          <w:sz w:val="24"/>
          <w:szCs w:val="24"/>
        </w:rPr>
        <w:t>: Lezers zijn geneigd om informatie als geloofwaardig te beoordelen als anderen dat ook doen, gebaseerd op beoordelingen en ratings.</w:t>
      </w:r>
    </w:p>
    <w:p w14:paraId="00000055" w14:textId="77777777" w:rsidR="00D42A75" w:rsidRDefault="00000000">
      <w:pPr>
        <w:numPr>
          <w:ilvl w:val="0"/>
          <w:numId w:val="4"/>
        </w:num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lastRenderedPageBreak/>
        <w:t>Consistentie</w:t>
      </w:r>
      <w:r>
        <w:rPr>
          <w:rFonts w:ascii="Euclid Circular A" w:eastAsia="Euclid Circular A" w:hAnsi="Euclid Circular A" w:cs="Euclid Circular A"/>
          <w:color w:val="000000"/>
          <w:sz w:val="24"/>
          <w:szCs w:val="24"/>
        </w:rPr>
        <w:t>: Lezers vergelijken informatie op verschillende websites om te zien of deze consistent is.</w:t>
      </w:r>
    </w:p>
    <w:p w14:paraId="00000056" w14:textId="77777777" w:rsidR="00D42A75" w:rsidRDefault="00000000">
      <w:pPr>
        <w:numPr>
          <w:ilvl w:val="0"/>
          <w:numId w:val="4"/>
        </w:num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u w:val="single"/>
        </w:rPr>
        <w:t>Schending van verwachtingen</w:t>
      </w:r>
      <w:r>
        <w:rPr>
          <w:rFonts w:ascii="Euclid Circular A" w:eastAsia="Euclid Circular A" w:hAnsi="Euclid Circular A" w:cs="Euclid Circular A"/>
          <w:color w:val="000000"/>
          <w:sz w:val="24"/>
          <w:szCs w:val="24"/>
        </w:rPr>
        <w:t>: Wanneer een website niet voldoet aan de verwachtingen voor een bepaald type site, kan dit de geloofwaardigheid negatief beïnvloeden.</w:t>
      </w:r>
    </w:p>
    <w:p w14:paraId="00000057" w14:textId="77777777" w:rsidR="00D42A75" w:rsidRDefault="00000000">
      <w:pPr>
        <w:numPr>
          <w:ilvl w:val="0"/>
          <w:numId w:val="4"/>
        </w:num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Overtuigende intentie</w:t>
      </w:r>
      <w:r>
        <w:rPr>
          <w:rFonts w:ascii="Euclid Circular A" w:eastAsia="Euclid Circular A" w:hAnsi="Euclid Circular A" w:cs="Euclid Circular A"/>
          <w:color w:val="000000"/>
          <w:sz w:val="24"/>
          <w:szCs w:val="24"/>
        </w:rPr>
        <w:t>: Individuen worden onmiddellijk negatief over de geloofwaardigheid van een website wanneer ze onverwachte commerciële inhoud zien, wat een afweermechanisme activeert.</w:t>
      </w:r>
    </w:p>
    <w:p w14:paraId="00000058"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Onderzoeken zoals die van </w:t>
      </w:r>
      <w:proofErr w:type="spellStart"/>
      <w:r>
        <w:rPr>
          <w:rFonts w:ascii="Euclid Circular A" w:eastAsia="Euclid Circular A" w:hAnsi="Euclid Circular A" w:cs="Euclid Circular A"/>
          <w:color w:val="000000"/>
          <w:sz w:val="24"/>
          <w:szCs w:val="24"/>
        </w:rPr>
        <w:t>Hellmueller</w:t>
      </w:r>
      <w:proofErr w:type="spellEnd"/>
      <w:r>
        <w:rPr>
          <w:rFonts w:ascii="Euclid Circular A" w:eastAsia="Euclid Circular A" w:hAnsi="Euclid Circular A" w:cs="Euclid Circular A"/>
          <w:color w:val="000000"/>
          <w:sz w:val="24"/>
          <w:szCs w:val="24"/>
        </w:rPr>
        <w:t xml:space="preserve"> en Trilling (2012) tonen aan dat de geloofwaardigheid van de bron en het kanaal vaak worden onderzocht zo’n (44%) en (43%) </w:t>
      </w:r>
      <w:sdt>
        <w:sdtPr>
          <w:tag w:val="goog_rdk_33"/>
          <w:id w:val="-2021541917"/>
        </w:sdtPr>
        <w:sdtContent>
          <w:commentRangeStart w:id="38"/>
        </w:sdtContent>
      </w:sdt>
      <w:r>
        <w:rPr>
          <w:rFonts w:ascii="Euclid Circular A" w:eastAsia="Euclid Circular A" w:hAnsi="Euclid Circular A" w:cs="Euclid Circular A"/>
          <w:color w:val="000000"/>
          <w:sz w:val="24"/>
          <w:szCs w:val="24"/>
        </w:rPr>
        <w:t>van de tijd als vertrouwen wordt onderzocht</w:t>
      </w:r>
      <w:commentRangeEnd w:id="38"/>
      <w:r>
        <w:commentReference w:id="38"/>
      </w:r>
      <w:r>
        <w:rPr>
          <w:rFonts w:ascii="Euclid Circular A" w:eastAsia="Euclid Circular A" w:hAnsi="Euclid Circular A" w:cs="Euclid Circular A"/>
          <w:color w:val="000000"/>
          <w:sz w:val="24"/>
          <w:szCs w:val="24"/>
        </w:rPr>
        <w:t>, terwijl de formulering van de journalistiek minder aandacht krijgt (11%). Dit onderzoek richt zich op de geloofwaardigheid van</w:t>
      </w:r>
      <w:sdt>
        <w:sdtPr>
          <w:tag w:val="goog_rdk_34"/>
          <w:id w:val="219865369"/>
        </w:sdtPr>
        <w:sdtContent>
          <w:commentRangeStart w:id="39"/>
        </w:sdtContent>
      </w:sdt>
      <w:r>
        <w:rPr>
          <w:rFonts w:ascii="Euclid Circular A" w:eastAsia="Euclid Circular A" w:hAnsi="Euclid Circular A" w:cs="Euclid Circular A"/>
          <w:color w:val="000000"/>
          <w:sz w:val="24"/>
          <w:szCs w:val="24"/>
        </w:rPr>
        <w:t xml:space="preserve"> de formulering in digitale multimedia nieuwsproducties.</w:t>
      </w:r>
      <w:commentRangeEnd w:id="39"/>
      <w:r>
        <w:commentReference w:id="39"/>
      </w:r>
    </w:p>
    <w:p w14:paraId="00000059" w14:textId="77777777" w:rsidR="00D42A75" w:rsidRDefault="00D42A75">
      <w:pPr>
        <w:spacing w:line="360" w:lineRule="auto"/>
        <w:jc w:val="both"/>
        <w:rPr>
          <w:rFonts w:ascii="Euclid Circular A" w:eastAsia="Euclid Circular A" w:hAnsi="Euclid Circular A" w:cs="Euclid Circular A"/>
          <w:color w:val="000000"/>
          <w:sz w:val="24"/>
          <w:szCs w:val="24"/>
        </w:rPr>
      </w:pPr>
    </w:p>
    <w:p w14:paraId="0000005A" w14:textId="77777777" w:rsidR="00D42A75" w:rsidRDefault="00000000">
      <w:pPr>
        <w:rPr>
          <w:rFonts w:ascii="Euclid Circular A Semibold" w:eastAsia="Euclid Circular A Semibold" w:hAnsi="Euclid Circular A Semibold" w:cs="Euclid Circular A Semibold"/>
          <w:color w:val="000000"/>
          <w:sz w:val="24"/>
          <w:szCs w:val="24"/>
        </w:rPr>
      </w:pPr>
      <w:r>
        <w:br w:type="page"/>
      </w:r>
    </w:p>
    <w:p w14:paraId="0000005B" w14:textId="77777777" w:rsidR="00D42A75" w:rsidRDefault="00000000">
      <w:pPr>
        <w:pStyle w:val="Heading2"/>
        <w:spacing w:line="360" w:lineRule="auto"/>
        <w:jc w:val="both"/>
        <w:rPr>
          <w:rFonts w:ascii="Euclid Circular A Semibold" w:eastAsia="Euclid Circular A Semibold" w:hAnsi="Euclid Circular A Semibold" w:cs="Euclid Circular A Semibold"/>
          <w:color w:val="000000"/>
          <w:sz w:val="24"/>
          <w:szCs w:val="24"/>
        </w:rPr>
      </w:pPr>
      <w:bookmarkStart w:id="40" w:name="_heading=h.2et92p0" w:colFirst="0" w:colLast="0"/>
      <w:bookmarkEnd w:id="40"/>
      <w:r>
        <w:rPr>
          <w:rFonts w:ascii="Euclid Circular A Semibold" w:eastAsia="Euclid Circular A Semibold" w:hAnsi="Euclid Circular A Semibold" w:cs="Euclid Circular A Semibold"/>
          <w:color w:val="000000"/>
          <w:sz w:val="24"/>
          <w:szCs w:val="24"/>
        </w:rPr>
        <w:lastRenderedPageBreak/>
        <w:t xml:space="preserve">2.3 Journalistieke interventies en geloofwaardigheid (nog </w:t>
      </w:r>
      <w:sdt>
        <w:sdtPr>
          <w:tag w:val="goog_rdk_35"/>
          <w:id w:val="1745137772"/>
        </w:sdtPr>
        <w:sdtContent>
          <w:commentRangeStart w:id="41"/>
        </w:sdtContent>
      </w:sdt>
      <w:r>
        <w:rPr>
          <w:rFonts w:ascii="Euclid Circular A Semibold" w:eastAsia="Euclid Circular A Semibold" w:hAnsi="Euclid Circular A Semibold" w:cs="Euclid Circular A Semibold"/>
          <w:color w:val="000000"/>
          <w:sz w:val="24"/>
          <w:szCs w:val="24"/>
        </w:rPr>
        <w:t>aanvullen</w:t>
      </w:r>
      <w:commentRangeEnd w:id="41"/>
      <w:r>
        <w:commentReference w:id="41"/>
      </w:r>
      <w:r>
        <w:rPr>
          <w:rFonts w:ascii="Euclid Circular A Semibold" w:eastAsia="Euclid Circular A Semibold" w:hAnsi="Euclid Circular A Semibold" w:cs="Euclid Circular A Semibold"/>
          <w:color w:val="000000"/>
          <w:sz w:val="24"/>
          <w:szCs w:val="24"/>
        </w:rPr>
        <w:t>?)</w:t>
      </w:r>
    </w:p>
    <w:p w14:paraId="0000005C"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Er wordt steeds meer transparantie ingevoerd op redacties. Veel journalisten en journalistieke wetenschappers en geloven dat transparantie, d.w.z. het verstrekken van meer informatie aan het publiek over de innerlijke werking van de journalistiek, de journalistiek verantwoordelijker, geloofwaardiger en betrouwbaarder zal maken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Kolsika</w:t>
      </w:r>
      <w:proofErr w:type="spellEnd"/>
      <w:r>
        <w:rPr>
          <w:rFonts w:ascii="Euclid Circular A" w:eastAsia="Euclid Circular A" w:hAnsi="Euclid Circular A" w:cs="Euclid Circular A"/>
          <w:sz w:val="24"/>
          <w:szCs w:val="24"/>
        </w:rPr>
        <w:t>, 2022)</w:t>
      </w:r>
      <w:r>
        <w:rPr>
          <w:rFonts w:ascii="Euclid Circular A" w:eastAsia="Euclid Circular A" w:hAnsi="Euclid Circular A" w:cs="Euclid Circular A"/>
          <w:color w:val="000000"/>
          <w:sz w:val="24"/>
          <w:szCs w:val="24"/>
        </w:rPr>
        <w:t xml:space="preserve">. Nieuwsorganisaties hebben hun inspanningen op het gebied van transparantie tijdens de recente aanvallen van nepnieuws en leugenpers op het journalistieke instituut zelfs opgevoerd, in de hoop het vertrouwen van hun publiek te vergroten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Kolsika</w:t>
      </w:r>
      <w:proofErr w:type="spellEnd"/>
      <w:r>
        <w:rPr>
          <w:rFonts w:ascii="Euclid Circular A" w:eastAsia="Euclid Circular A" w:hAnsi="Euclid Circular A" w:cs="Euclid Circular A"/>
          <w:sz w:val="24"/>
          <w:szCs w:val="24"/>
        </w:rPr>
        <w:t>, 2022)</w:t>
      </w:r>
      <w:r>
        <w:rPr>
          <w:rFonts w:ascii="Euclid Circular A" w:eastAsia="Euclid Circular A" w:hAnsi="Euclid Circular A" w:cs="Euclid Circular A"/>
          <w:color w:val="000000"/>
          <w:sz w:val="24"/>
          <w:szCs w:val="24"/>
        </w:rPr>
        <w:t xml:space="preserve">. </w:t>
      </w:r>
    </w:p>
    <w:p w14:paraId="0000005D" w14:textId="77777777" w:rsidR="00D42A75" w:rsidRDefault="00000000">
      <w:pPr>
        <w:spacing w:line="360" w:lineRule="auto"/>
        <w:jc w:val="both"/>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highlight w:val="cyan"/>
        </w:rPr>
        <w:t>Despite</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the</w:t>
      </w:r>
      <w:proofErr w:type="spellEnd"/>
      <w:r>
        <w:rPr>
          <w:rFonts w:ascii="Euclid Circular A" w:eastAsia="Euclid Circular A" w:hAnsi="Euclid Circular A" w:cs="Euclid Circular A"/>
          <w:color w:val="000000"/>
          <w:sz w:val="24"/>
          <w:szCs w:val="24"/>
          <w:highlight w:val="cyan"/>
        </w:rPr>
        <w:t xml:space="preserve"> belief in </w:t>
      </w:r>
      <w:proofErr w:type="spellStart"/>
      <w:r>
        <w:rPr>
          <w:rFonts w:ascii="Euclid Circular A" w:eastAsia="Euclid Circular A" w:hAnsi="Euclid Circular A" w:cs="Euclid Circular A"/>
          <w:color w:val="000000"/>
          <w:sz w:val="24"/>
          <w:szCs w:val="24"/>
          <w:highlight w:val="cyan"/>
        </w:rPr>
        <w:t>the</w:t>
      </w:r>
      <w:proofErr w:type="spellEnd"/>
      <w:r>
        <w:rPr>
          <w:rFonts w:ascii="Euclid Circular A" w:eastAsia="Euclid Circular A" w:hAnsi="Euclid Circular A" w:cs="Euclid Circular A"/>
          <w:color w:val="000000"/>
          <w:sz w:val="24"/>
          <w:szCs w:val="24"/>
          <w:highlight w:val="cyan"/>
        </w:rPr>
        <w:t xml:space="preserve"> power of </w:t>
      </w:r>
      <w:proofErr w:type="spellStart"/>
      <w:r>
        <w:rPr>
          <w:rFonts w:ascii="Euclid Circular A" w:eastAsia="Euclid Circular A" w:hAnsi="Euclid Circular A" w:cs="Euclid Circular A"/>
          <w:color w:val="000000"/>
          <w:sz w:val="24"/>
          <w:szCs w:val="24"/>
          <w:highlight w:val="cyan"/>
        </w:rPr>
        <w:t>transparency</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several</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questions</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remain</w:t>
      </w:r>
      <w:proofErr w:type="spellEnd"/>
      <w:r>
        <w:rPr>
          <w:rFonts w:ascii="Euclid Circular A" w:eastAsia="Euclid Circular A" w:hAnsi="Euclid Circular A" w:cs="Euclid Circular A"/>
          <w:color w:val="000000"/>
          <w:sz w:val="24"/>
          <w:szCs w:val="24"/>
          <w:highlight w:val="cyan"/>
        </w:rPr>
        <w:t xml:space="preserve"> as </w:t>
      </w:r>
      <w:proofErr w:type="spellStart"/>
      <w:r>
        <w:rPr>
          <w:rFonts w:ascii="Euclid Circular A" w:eastAsia="Euclid Circular A" w:hAnsi="Euclid Circular A" w:cs="Euclid Circular A"/>
          <w:color w:val="000000"/>
          <w:sz w:val="24"/>
          <w:szCs w:val="24"/>
          <w:highlight w:val="cyan"/>
        </w:rPr>
        <w:t>to</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whether</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transparency</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will</w:t>
      </w:r>
      <w:proofErr w:type="spellEnd"/>
      <w:r>
        <w:rPr>
          <w:rFonts w:ascii="Euclid Circular A" w:eastAsia="Euclid Circular A" w:hAnsi="Euclid Circular A" w:cs="Euclid Circular A"/>
          <w:color w:val="000000"/>
          <w:sz w:val="24"/>
          <w:szCs w:val="24"/>
          <w:highlight w:val="cyan"/>
        </w:rPr>
        <w:t xml:space="preserve"> indeed </w:t>
      </w:r>
      <w:proofErr w:type="spellStart"/>
      <w:r>
        <w:rPr>
          <w:rFonts w:ascii="Euclid Circular A" w:eastAsia="Euclid Circular A" w:hAnsi="Euclid Circular A" w:cs="Euclid Circular A"/>
          <w:color w:val="000000"/>
          <w:sz w:val="24"/>
          <w:szCs w:val="24"/>
          <w:highlight w:val="cyan"/>
        </w:rPr>
        <w:t>increase</w:t>
      </w:r>
      <w:proofErr w:type="spellEnd"/>
      <w:r>
        <w:rPr>
          <w:rFonts w:ascii="Euclid Circular A" w:eastAsia="Euclid Circular A" w:hAnsi="Euclid Circular A" w:cs="Euclid Circular A"/>
          <w:color w:val="000000"/>
          <w:sz w:val="24"/>
          <w:szCs w:val="24"/>
          <w:highlight w:val="cyan"/>
        </w:rPr>
        <w:t xml:space="preserve"> trust </w:t>
      </w:r>
      <w:proofErr w:type="spellStart"/>
      <w:r>
        <w:rPr>
          <w:rFonts w:ascii="Euclid Circular A" w:eastAsia="Euclid Circular A" w:hAnsi="Euclid Circular A" w:cs="Euclid Circular A"/>
          <w:color w:val="000000"/>
          <w:sz w:val="24"/>
          <w:szCs w:val="24"/>
          <w:highlight w:val="cyan"/>
        </w:rPr>
        <w:t>among</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news</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consumers</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and</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allow</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for</w:t>
      </w:r>
      <w:proofErr w:type="spellEnd"/>
      <w:r>
        <w:rPr>
          <w:rFonts w:ascii="Euclid Circular A" w:eastAsia="Euclid Circular A" w:hAnsi="Euclid Circular A" w:cs="Euclid Circular A"/>
          <w:color w:val="000000"/>
          <w:sz w:val="24"/>
          <w:szCs w:val="24"/>
          <w:highlight w:val="cyan"/>
        </w:rPr>
        <w:t xml:space="preserve"> more accountability in </w:t>
      </w:r>
      <w:proofErr w:type="spellStart"/>
      <w:r>
        <w:rPr>
          <w:rFonts w:ascii="Euclid Circular A" w:eastAsia="Euclid Circular A" w:hAnsi="Euclid Circular A" w:cs="Euclid Circular A"/>
          <w:color w:val="000000"/>
          <w:sz w:val="24"/>
          <w:szCs w:val="24"/>
          <w:highlight w:val="cyan"/>
        </w:rPr>
        <w:t>journalism</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Karlsson</w:t>
      </w:r>
      <w:proofErr w:type="spellEnd"/>
      <w:r>
        <w:rPr>
          <w:rFonts w:ascii="Euclid Circular A" w:eastAsia="Euclid Circular A" w:hAnsi="Euclid Circular A" w:cs="Euclid Circular A"/>
          <w:color w:val="000000"/>
          <w:sz w:val="24"/>
          <w:szCs w:val="24"/>
          <w:highlight w:val="cyan"/>
        </w:rPr>
        <w:t xml:space="preserve"> 2022).</w:t>
      </w:r>
    </w:p>
    <w:p w14:paraId="0000005E" w14:textId="77777777" w:rsidR="00D42A75" w:rsidRDefault="00000000">
      <w:pPr>
        <w:jc w:val="both"/>
        <w:rPr>
          <w:rFonts w:ascii="Euclid Circular A Semibold" w:eastAsia="Euclid Circular A Semibold" w:hAnsi="Euclid Circular A Semibold" w:cs="Euclid Circular A Semibold"/>
          <w:color w:val="000000"/>
          <w:sz w:val="24"/>
          <w:szCs w:val="24"/>
        </w:rPr>
      </w:pPr>
      <w:r>
        <w:br w:type="page"/>
      </w:r>
    </w:p>
    <w:p w14:paraId="0000005F" w14:textId="77777777" w:rsidR="00D42A75" w:rsidRDefault="00000000">
      <w:pPr>
        <w:pStyle w:val="Heading2"/>
        <w:spacing w:line="360" w:lineRule="auto"/>
        <w:jc w:val="both"/>
        <w:rPr>
          <w:rFonts w:ascii="Euclid Circular A Semibold" w:eastAsia="Euclid Circular A Semibold" w:hAnsi="Euclid Circular A Semibold" w:cs="Euclid Circular A Semibold"/>
          <w:color w:val="000000"/>
          <w:sz w:val="24"/>
          <w:szCs w:val="24"/>
        </w:rPr>
      </w:pPr>
      <w:bookmarkStart w:id="42" w:name="_heading=h.tyjcwt" w:colFirst="0" w:colLast="0"/>
      <w:bookmarkEnd w:id="42"/>
      <w:r>
        <w:rPr>
          <w:rFonts w:ascii="Euclid Circular A Semibold" w:eastAsia="Euclid Circular A Semibold" w:hAnsi="Euclid Circular A Semibold" w:cs="Euclid Circular A Semibold"/>
          <w:color w:val="000000"/>
          <w:sz w:val="24"/>
          <w:szCs w:val="24"/>
        </w:rPr>
        <w:lastRenderedPageBreak/>
        <w:t>2.4 Multimedia specials en geloofwaardigheid</w:t>
      </w:r>
    </w:p>
    <w:p w14:paraId="00000060"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De tijden in het journalistieke landschap zijn drastisch veranderd en veel nieuwsredacties produceren tegenwoordig online-first. Waarbij redacties niet alleen 's middags updates voor het web indienen, maar constant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Planer</w:t>
      </w:r>
      <w:proofErr w:type="spellEnd"/>
      <w:r>
        <w:rPr>
          <w:rFonts w:ascii="Euclid Circular A" w:eastAsia="Euclid Circular A" w:hAnsi="Euclid Circular A" w:cs="Euclid Circular A"/>
          <w:sz w:val="24"/>
          <w:szCs w:val="24"/>
        </w:rPr>
        <w:t>, 2024)</w:t>
      </w:r>
      <w:r>
        <w:rPr>
          <w:rFonts w:ascii="Euclid Circular A" w:eastAsia="Euclid Circular A" w:hAnsi="Euclid Circular A" w:cs="Euclid Circular A"/>
          <w:color w:val="000000"/>
          <w:sz w:val="24"/>
          <w:szCs w:val="24"/>
        </w:rPr>
        <w:t xml:space="preserve">. Deze toegang tot het wereldwijd web heeft ook nieuwe manieren gecreëerd om nieuws en informatie te presenteren waardoor de oude vormen van drukwerk maar schamel in vergelijking lijken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Kovach</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Rosenstiel</w:t>
      </w:r>
      <w:proofErr w:type="spellEnd"/>
      <w:r>
        <w:rPr>
          <w:rFonts w:ascii="Euclid Circular A" w:eastAsia="Euclid Circular A" w:hAnsi="Euclid Circular A" w:cs="Euclid Circular A"/>
          <w:sz w:val="24"/>
          <w:szCs w:val="24"/>
        </w:rPr>
        <w:t>, 2014: p.116)</w:t>
      </w:r>
      <w:r>
        <w:rPr>
          <w:rFonts w:ascii="Euclid Circular A" w:eastAsia="Euclid Circular A" w:hAnsi="Euclid Circular A" w:cs="Euclid Circular A"/>
          <w:color w:val="000000"/>
          <w:sz w:val="24"/>
          <w:szCs w:val="24"/>
        </w:rPr>
        <w:t xml:space="preserve">. Deze ontwikkeling heeft nieuwsredacties veel tijd gekost om zich hieraan aan te passen, zelfs na twee decennia van experimenteren met digitale vormen van journalistiek. Worstelen sommige nieuwsredacties nog steeds met het convergeren van hun prestigieuze analoge merken naar het digitale domein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Planer</w:t>
      </w:r>
      <w:proofErr w:type="spellEnd"/>
      <w:r>
        <w:rPr>
          <w:rFonts w:ascii="Euclid Circular A" w:eastAsia="Euclid Circular A" w:hAnsi="Euclid Circular A" w:cs="Euclid Circular A"/>
          <w:sz w:val="24"/>
          <w:szCs w:val="24"/>
        </w:rPr>
        <w:t>, 2024)</w:t>
      </w:r>
      <w:r>
        <w:rPr>
          <w:rFonts w:ascii="Euclid Circular A" w:eastAsia="Euclid Circular A" w:hAnsi="Euclid Circular A" w:cs="Euclid Circular A"/>
          <w:color w:val="000000"/>
          <w:sz w:val="24"/>
          <w:szCs w:val="24"/>
        </w:rPr>
        <w:t xml:space="preserve">. </w:t>
      </w:r>
    </w:p>
    <w:p w14:paraId="00000061"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Bij het verslaan van een nieuwsgebeurtenis in gedrukte vorm waren er ruwweg zeven elementen die een nieuwsleverancier kon aanbieden om een verhaal over te brengen: een kop, een verhalend verhaal, een grafiek of afbeelding, een foto, een kaart, een zij-balk (tweede verhaal), en een pull-quote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Kovach</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Rosenstiel</w:t>
      </w:r>
      <w:proofErr w:type="spellEnd"/>
      <w:r>
        <w:rPr>
          <w:rFonts w:ascii="Euclid Circular A" w:eastAsia="Euclid Circular A" w:hAnsi="Euclid Circular A" w:cs="Euclid Circular A"/>
          <w:sz w:val="24"/>
          <w:szCs w:val="24"/>
        </w:rPr>
        <w:t>, 2014: p.116)</w:t>
      </w:r>
      <w:r>
        <w:rPr>
          <w:rFonts w:ascii="Euclid Circular A" w:eastAsia="Euclid Circular A" w:hAnsi="Euclid Circular A" w:cs="Euclid Circular A"/>
          <w:color w:val="000000"/>
          <w:sz w:val="24"/>
          <w:szCs w:val="24"/>
        </w:rPr>
        <w:t xml:space="preserve">. In plaats van pure internetpagina's die informatie weergeven zoals typische offline kranten, zijn </w:t>
      </w:r>
      <w:sdt>
        <w:sdtPr>
          <w:tag w:val="goog_rdk_36"/>
          <w:id w:val="655800316"/>
        </w:sdtPr>
        <w:sdtContent>
          <w:commentRangeStart w:id="43"/>
        </w:sdtContent>
      </w:sdt>
      <w:r>
        <w:rPr>
          <w:rFonts w:ascii="Euclid Circular A" w:eastAsia="Euclid Circular A" w:hAnsi="Euclid Circular A" w:cs="Euclid Circular A"/>
          <w:color w:val="000000"/>
          <w:sz w:val="24"/>
          <w:szCs w:val="24"/>
        </w:rPr>
        <w:t>multimediasites</w:t>
      </w:r>
      <w:commentRangeEnd w:id="43"/>
      <w:r>
        <w:commentReference w:id="43"/>
      </w:r>
      <w:r>
        <w:rPr>
          <w:rFonts w:ascii="Euclid Circular A" w:eastAsia="Euclid Circular A" w:hAnsi="Euclid Circular A" w:cs="Euclid Circular A"/>
          <w:color w:val="000000"/>
          <w:sz w:val="24"/>
          <w:szCs w:val="24"/>
        </w:rPr>
        <w:t xml:space="preserve"> </w:t>
      </w:r>
      <w:sdt>
        <w:sdtPr>
          <w:tag w:val="goog_rdk_37"/>
          <w:id w:val="559669580"/>
        </w:sdtPr>
        <w:sdtContent>
          <w:commentRangeStart w:id="44"/>
        </w:sdtContent>
      </w:sdt>
      <w:r>
        <w:rPr>
          <w:rFonts w:ascii="Euclid Circular A" w:eastAsia="Euclid Circular A" w:hAnsi="Euclid Circular A" w:cs="Euclid Circular A"/>
          <w:color w:val="000000"/>
          <w:sz w:val="24"/>
          <w:szCs w:val="24"/>
        </w:rPr>
        <w:t>interactief</w:t>
      </w:r>
      <w:commentRangeEnd w:id="44"/>
      <w:r>
        <w:commentReference w:id="44"/>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sz w:val="24"/>
          <w:szCs w:val="24"/>
        </w:rPr>
        <w:t>(OECD, 2010: p.72)</w:t>
      </w:r>
      <w:r>
        <w:rPr>
          <w:rFonts w:ascii="Euclid Circular A" w:eastAsia="Euclid Circular A" w:hAnsi="Euclid Circular A" w:cs="Euclid Circular A"/>
          <w:color w:val="000000"/>
          <w:sz w:val="24"/>
          <w:szCs w:val="24"/>
        </w:rPr>
        <w:t xml:space="preserve">. In contrast met de gedrukte krant heeft deze digitale vorm tien keer zoveel elementen om uit te kiezen. Van databases tot originele documenten, audio- en video-interviews en nog veel meer. Al deze hulpmiddelen maken transparantie mogelijk, stimuleren betrokkenheid en kunnen nieuws </w:t>
      </w:r>
      <w:r>
        <w:rPr>
          <w:rFonts w:ascii="Euclid Circular A" w:eastAsia="Euclid Circular A" w:hAnsi="Euclid Circular A" w:cs="Euclid Circular A"/>
          <w:color w:val="000000"/>
          <w:sz w:val="24"/>
          <w:szCs w:val="24"/>
          <w:highlight w:val="yellow"/>
        </w:rPr>
        <w:t>geloofwaardiger</w:t>
      </w:r>
      <w:r>
        <w:rPr>
          <w:rFonts w:ascii="Euclid Circular A" w:eastAsia="Euclid Circular A" w:hAnsi="Euclid Circular A" w:cs="Euclid Circular A"/>
          <w:color w:val="000000"/>
          <w:sz w:val="24"/>
          <w:szCs w:val="24"/>
        </w:rPr>
        <w:t xml:space="preserve"> maken voor de lezer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Kovach</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Rosenstiel</w:t>
      </w:r>
      <w:proofErr w:type="spellEnd"/>
      <w:r>
        <w:rPr>
          <w:rFonts w:ascii="Euclid Circular A" w:eastAsia="Euclid Circular A" w:hAnsi="Euclid Circular A" w:cs="Euclid Circular A"/>
          <w:sz w:val="24"/>
          <w:szCs w:val="24"/>
        </w:rPr>
        <w:t>, 2014: p.116)</w:t>
      </w:r>
      <w:r>
        <w:rPr>
          <w:rFonts w:ascii="Euclid Circular A" w:eastAsia="Euclid Circular A" w:hAnsi="Euclid Circular A" w:cs="Euclid Circular A"/>
          <w:color w:val="000000"/>
          <w:sz w:val="24"/>
          <w:szCs w:val="24"/>
        </w:rPr>
        <w:t xml:space="preserve">. </w:t>
      </w:r>
    </w:p>
    <w:p w14:paraId="00000062"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De verschuiving van gedrukte naar digitale journalistiek heeft niet alleen het aantal beschikbare vertelvormen uitgebreid, maar ook de manier waarop nieuws wordt waargenomen en verwerkt door lezers veranderd. Terwijl multimediale elementen transparantie en betrokkenheid kunnen vergroten, </w:t>
      </w:r>
      <w:sdt>
        <w:sdtPr>
          <w:tag w:val="goog_rdk_38"/>
          <w:id w:val="-854029961"/>
        </w:sdtPr>
        <w:sdtContent>
          <w:commentRangeStart w:id="45"/>
        </w:sdtContent>
      </w:sdt>
      <w:r>
        <w:rPr>
          <w:rFonts w:ascii="Euclid Circular A" w:eastAsia="Euclid Circular A" w:hAnsi="Euclid Circular A" w:cs="Euclid Circular A"/>
          <w:color w:val="000000"/>
          <w:sz w:val="24"/>
          <w:szCs w:val="24"/>
        </w:rPr>
        <w:t xml:space="preserve">roept hun effect op cognitieve verwerking en nieuwsbegrip vragen op. Experimenteel onderzoek van </w:t>
      </w:r>
      <w:proofErr w:type="spellStart"/>
      <w:r>
        <w:rPr>
          <w:rFonts w:ascii="Euclid Circular A" w:eastAsia="Euclid Circular A" w:hAnsi="Euclid Circular A" w:cs="Euclid Circular A"/>
          <w:color w:val="000000"/>
          <w:sz w:val="24"/>
          <w:szCs w:val="24"/>
        </w:rPr>
        <w:t>Sundar</w:t>
      </w:r>
      <w:proofErr w:type="spellEnd"/>
      <w:r>
        <w:rPr>
          <w:rFonts w:ascii="Euclid Circular A" w:eastAsia="Euclid Circular A" w:hAnsi="Euclid Circular A" w:cs="Euclid Circular A"/>
          <w:color w:val="000000"/>
          <w:sz w:val="24"/>
          <w:szCs w:val="24"/>
        </w:rPr>
        <w:t xml:space="preserve"> (2000) </w:t>
      </w:r>
      <w:commentRangeEnd w:id="45"/>
      <w:r>
        <w:commentReference w:id="45"/>
      </w:r>
      <w:r>
        <w:rPr>
          <w:rFonts w:ascii="Euclid Circular A" w:eastAsia="Euclid Circular A" w:hAnsi="Euclid Circular A" w:cs="Euclid Circular A"/>
          <w:color w:val="000000"/>
          <w:sz w:val="24"/>
          <w:szCs w:val="24"/>
        </w:rPr>
        <w:t xml:space="preserve">onderzocht </w:t>
      </w:r>
      <w:sdt>
        <w:sdtPr>
          <w:tag w:val="goog_rdk_39"/>
          <w:id w:val="-1331286752"/>
        </w:sdtPr>
        <w:sdtContent>
          <w:del w:id="46" w:author="Alexander Pleijter" w:date="2025-03-04T09:21:00Z">
            <w:r>
              <w:rPr>
                <w:rFonts w:ascii="Euclid Circular A" w:eastAsia="Euclid Circular A" w:hAnsi="Euclid Circular A" w:cs="Euclid Circular A"/>
                <w:color w:val="000000"/>
                <w:sz w:val="24"/>
                <w:szCs w:val="24"/>
              </w:rPr>
              <w:delText xml:space="preserve">juist </w:delText>
            </w:r>
          </w:del>
        </w:sdtContent>
      </w:sdt>
      <w:r>
        <w:rPr>
          <w:rFonts w:ascii="Euclid Circular A" w:eastAsia="Euclid Circular A" w:hAnsi="Euclid Circular A" w:cs="Euclid Circular A"/>
          <w:color w:val="000000"/>
          <w:sz w:val="24"/>
          <w:szCs w:val="24"/>
        </w:rPr>
        <w:t xml:space="preserve">hoe verschillende presentatievormen van nieuwsverhalen de manier beïnvloeden waarop lezers informatie opnemen en </w:t>
      </w:r>
      <w:r>
        <w:rPr>
          <w:rFonts w:ascii="Euclid Circular A" w:eastAsia="Euclid Circular A" w:hAnsi="Euclid Circular A" w:cs="Euclid Circular A"/>
          <w:color w:val="000000"/>
          <w:sz w:val="24"/>
          <w:szCs w:val="24"/>
        </w:rPr>
        <w:lastRenderedPageBreak/>
        <w:t xml:space="preserve">onthouden. Dit onderzoek vergeleek drie versies van een nieuwsartikel op een experimentele website: een versie met alleen tekst, een versie met tekst en beeld, en een versie met tekst en audio. De resultaten suggereerden een duidelijke psychologische correlatie tussen visuele en auditieve elementen en krachtige psychologische signalen. Specifiek bleek dat deelnemers multimediaverhalen moeilijker konden herinneren in vergelijking met puur tekstuele berichten </w:t>
      </w:r>
      <w:r>
        <w:rPr>
          <w:rFonts w:ascii="Euclid Circular A" w:eastAsia="Euclid Circular A" w:hAnsi="Euclid Circular A" w:cs="Euclid Circular A"/>
          <w:sz w:val="24"/>
          <w:szCs w:val="24"/>
        </w:rPr>
        <w:t>(</w:t>
      </w:r>
      <w:proofErr w:type="spellStart"/>
      <w:sdt>
        <w:sdtPr>
          <w:tag w:val="goog_rdk_40"/>
          <w:id w:val="1690643158"/>
        </w:sdtPr>
        <w:sdtContent>
          <w:commentRangeStart w:id="47"/>
        </w:sdtContent>
      </w:sdt>
      <w:r>
        <w:rPr>
          <w:rFonts w:ascii="Euclid Circular A" w:eastAsia="Euclid Circular A" w:hAnsi="Euclid Circular A" w:cs="Euclid Circular A"/>
          <w:sz w:val="24"/>
          <w:szCs w:val="24"/>
        </w:rPr>
        <w:t>Sundar</w:t>
      </w:r>
      <w:commentRangeEnd w:id="47"/>
      <w:proofErr w:type="spellEnd"/>
      <w:r>
        <w:commentReference w:id="47"/>
      </w:r>
      <w:r>
        <w:rPr>
          <w:rFonts w:ascii="Euclid Circular A" w:eastAsia="Euclid Circular A" w:hAnsi="Euclid Circular A" w:cs="Euclid Circular A"/>
          <w:sz w:val="24"/>
          <w:szCs w:val="24"/>
        </w:rPr>
        <w:t>, 2000: p.489)</w:t>
      </w:r>
      <w:r>
        <w:rPr>
          <w:rFonts w:ascii="Euclid Circular A" w:eastAsia="Euclid Circular A" w:hAnsi="Euclid Circular A" w:cs="Euclid Circular A"/>
          <w:color w:val="000000"/>
          <w:sz w:val="24"/>
          <w:szCs w:val="24"/>
        </w:rPr>
        <w:t xml:space="preserve">. Dit wees op een negatieve correlatie tussen nieuwsconsumptie en de toevoeging van multimediale elementen. Het huidige onderzoek bouwt voort op deze bevindingen en richt zich specifiek op de invloed van multimediaverhalen op de waargenomen geloofwaardigheid van nieuws, een aspect dat in </w:t>
      </w:r>
      <w:proofErr w:type="spellStart"/>
      <w:r>
        <w:rPr>
          <w:rFonts w:ascii="Euclid Circular A" w:eastAsia="Euclid Circular A" w:hAnsi="Euclid Circular A" w:cs="Euclid Circular A"/>
          <w:color w:val="000000"/>
          <w:sz w:val="24"/>
          <w:szCs w:val="24"/>
        </w:rPr>
        <w:t>Sundars</w:t>
      </w:r>
      <w:proofErr w:type="spellEnd"/>
      <w:r>
        <w:rPr>
          <w:rFonts w:ascii="Euclid Circular A" w:eastAsia="Euclid Circular A" w:hAnsi="Euclid Circular A" w:cs="Euclid Circular A"/>
          <w:color w:val="000000"/>
          <w:sz w:val="24"/>
          <w:szCs w:val="24"/>
        </w:rPr>
        <w:t xml:space="preserve"> analyse uit 2000 niet significant naar voren kwam. </w:t>
      </w:r>
    </w:p>
    <w:p w14:paraId="00000063"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Ditzelfde tonen </w:t>
      </w:r>
      <w:proofErr w:type="spellStart"/>
      <w:r>
        <w:rPr>
          <w:rFonts w:ascii="Euclid Circular A" w:eastAsia="Euclid Circular A" w:hAnsi="Euclid Circular A" w:cs="Euclid Circular A"/>
          <w:color w:val="000000"/>
          <w:sz w:val="24"/>
          <w:szCs w:val="24"/>
        </w:rPr>
        <w:t>Pincus</w:t>
      </w:r>
      <w:proofErr w:type="spellEnd"/>
      <w:r>
        <w:rPr>
          <w:rFonts w:ascii="Euclid Circular A" w:eastAsia="Euclid Circular A" w:hAnsi="Euclid Circular A" w:cs="Euclid Circular A"/>
          <w:color w:val="000000"/>
          <w:sz w:val="24"/>
          <w:szCs w:val="24"/>
        </w:rPr>
        <w:t xml:space="preserve"> et al (2017) aan in hun </w:t>
      </w:r>
      <w:sdt>
        <w:sdtPr>
          <w:tag w:val="goog_rdk_41"/>
          <w:id w:val="491835190"/>
        </w:sdtPr>
        <w:sdtContent>
          <w:commentRangeStart w:id="48"/>
        </w:sdtContent>
      </w:sdt>
      <w:r>
        <w:rPr>
          <w:rFonts w:ascii="Euclid Circular A" w:eastAsia="Euclid Circular A" w:hAnsi="Euclid Circular A" w:cs="Euclid Circular A"/>
          <w:color w:val="000000"/>
          <w:sz w:val="24"/>
          <w:szCs w:val="24"/>
        </w:rPr>
        <w:t>experiment</w:t>
      </w:r>
      <w:commentRangeEnd w:id="48"/>
      <w:r>
        <w:commentReference w:id="48"/>
      </w:r>
      <w:r>
        <w:rPr>
          <w:rFonts w:ascii="Euclid Circular A" w:eastAsia="Euclid Circular A" w:hAnsi="Euclid Circular A" w:cs="Euclid Circular A"/>
          <w:color w:val="000000"/>
          <w:sz w:val="24"/>
          <w:szCs w:val="24"/>
        </w:rPr>
        <w:t xml:space="preserve"> waar naar voren komt dat tegen hun verwachtingen in:</w:t>
      </w:r>
      <w:sdt>
        <w:sdtPr>
          <w:tag w:val="goog_rdk_42"/>
          <w:id w:val="1130902248"/>
        </w:sdtPr>
        <w:sdtContent>
          <w:commentRangeStart w:id="49"/>
        </w:sdtContent>
      </w:sdt>
      <w:r>
        <w:rPr>
          <w:rFonts w:ascii="Euclid Circular A" w:eastAsia="Euclid Circular A" w:hAnsi="Euclid Circular A" w:cs="Euclid Circular A"/>
          <w:color w:val="000000"/>
          <w:sz w:val="24"/>
          <w:szCs w:val="24"/>
        </w:rPr>
        <w:t xml:space="preserve"> “we </w:t>
      </w:r>
      <w:proofErr w:type="spellStart"/>
      <w:r>
        <w:rPr>
          <w:rFonts w:ascii="Euclid Circular A" w:eastAsia="Euclid Circular A" w:hAnsi="Euclid Circular A" w:cs="Euclid Circular A"/>
          <w:color w:val="000000"/>
          <w:sz w:val="24"/>
          <w:szCs w:val="24"/>
        </w:rPr>
        <w:t>find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that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those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participants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who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read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text-only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version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learned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slightly</w:t>
      </w:r>
      <w:proofErr w:type="spellEnd"/>
      <w:r>
        <w:rPr>
          <w:rFonts w:ascii="Euclid Circular A" w:eastAsia="Euclid Circular A" w:hAnsi="Euclid Circular A" w:cs="Euclid Circular A"/>
          <w:color w:val="000000"/>
          <w:sz w:val="24"/>
          <w:szCs w:val="24"/>
        </w:rPr>
        <w:t xml:space="preserve"> more … </w:t>
      </w:r>
      <w:proofErr w:type="spellStart"/>
      <w:r>
        <w:rPr>
          <w:rFonts w:ascii="Euclid Circular A" w:eastAsia="Euclid Circular A" w:hAnsi="Euclid Circular A" w:cs="Euclid Circular A"/>
          <w:color w:val="000000"/>
          <w:sz w:val="24"/>
          <w:szCs w:val="24"/>
        </w:rPr>
        <w:t>than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those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exposed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parallel content in a multimedia format …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added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multimodality</w:t>
      </w:r>
      <w:proofErr w:type="spellEnd"/>
      <w:r>
        <w:rPr>
          <w:rFonts w:ascii="Euclid Circular A" w:eastAsia="Euclid Circular A" w:hAnsi="Euclid Circular A" w:cs="Euclid Circular A"/>
          <w:color w:val="000000"/>
          <w:sz w:val="24"/>
          <w:szCs w:val="24"/>
        </w:rPr>
        <w:t xml:space="preserve"> made readers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remember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less</w:t>
      </w:r>
      <w:proofErr w:type="spellEnd"/>
      <w:r>
        <w:rPr>
          <w:rFonts w:ascii="Euclid Circular A" w:eastAsia="Euclid Circular A" w:hAnsi="Euclid Circular A" w:cs="Euclid Circular A"/>
          <w:color w:val="000000"/>
          <w:sz w:val="24"/>
          <w:szCs w:val="24"/>
        </w:rPr>
        <w:t xml:space="preserve">” </w:t>
      </w:r>
      <w:commentRangeEnd w:id="49"/>
      <w:r>
        <w:commentReference w:id="49"/>
      </w:r>
      <w:r>
        <w:rPr>
          <w:rFonts w:ascii="Euclid Circular A" w:eastAsia="Euclid Circular A" w:hAnsi="Euclid Circular A" w:cs="Euclid Circular A"/>
          <w:color w:val="000000"/>
          <w:sz w:val="24"/>
          <w:szCs w:val="24"/>
        </w:rPr>
        <w:t xml:space="preserve">hierin ondersteunen deze twee onderzoeken elkaar. Waar deze studies suggereren dat simpele teksten zonder multimedia makkelijker cognitief te verwerken zijn. Wel zijn </w:t>
      </w:r>
      <w:sdt>
        <w:sdtPr>
          <w:tag w:val="goog_rdk_43"/>
          <w:id w:val="-1089157833"/>
        </w:sdtPr>
        <w:sdtContent>
          <w:commentRangeStart w:id="50"/>
        </w:sdtContent>
      </w:sdt>
      <w:r>
        <w:rPr>
          <w:rFonts w:ascii="Euclid Circular A" w:eastAsia="Euclid Circular A" w:hAnsi="Euclid Circular A" w:cs="Euclid Circular A"/>
          <w:color w:val="000000"/>
          <w:sz w:val="24"/>
          <w:szCs w:val="24"/>
        </w:rPr>
        <w:t>er in beide studies redenen voor een optimistisch beeld van geloofwaardigheid en vertrouwen in het algemeen.</w:t>
      </w:r>
      <w:commentRangeEnd w:id="50"/>
      <w:r>
        <w:commentReference w:id="50"/>
      </w:r>
    </w:p>
    <w:p w14:paraId="00000064" w14:textId="77777777" w:rsidR="00D42A75" w:rsidRDefault="00000000">
      <w:pPr>
        <w:spacing w:line="360" w:lineRule="auto"/>
        <w:jc w:val="both"/>
        <w:rPr>
          <w:rFonts w:ascii="Euclid Circular A" w:eastAsia="Euclid Circular A" w:hAnsi="Euclid Circular A" w:cs="Euclid Circular A"/>
          <w:color w:val="000000"/>
          <w:sz w:val="24"/>
          <w:szCs w:val="24"/>
        </w:rPr>
      </w:pPr>
      <w:sdt>
        <w:sdtPr>
          <w:tag w:val="goog_rdk_44"/>
          <w:id w:val="2062977060"/>
        </w:sdtPr>
        <w:sdtContent>
          <w:commentRangeStart w:id="51"/>
        </w:sdtContent>
      </w:sdt>
      <w:r>
        <w:rPr>
          <w:rFonts w:ascii="Euclid Circular A" w:eastAsia="Euclid Circular A" w:hAnsi="Euclid Circular A" w:cs="Euclid Circular A"/>
          <w:color w:val="000000"/>
          <w:sz w:val="24"/>
          <w:szCs w:val="24"/>
        </w:rPr>
        <w:t>Later</w:t>
      </w:r>
      <w:commentRangeEnd w:id="51"/>
      <w:r>
        <w:commentReference w:id="51"/>
      </w:r>
      <w:r>
        <w:rPr>
          <w:rFonts w:ascii="Euclid Circular A" w:eastAsia="Euclid Circular A" w:hAnsi="Euclid Circular A" w:cs="Euclid Circular A"/>
          <w:color w:val="000000"/>
          <w:sz w:val="24"/>
          <w:szCs w:val="24"/>
        </w:rPr>
        <w:t xml:space="preserve"> vroeg ook het onderzoeksteam van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Pincus</w:t>
      </w:r>
      <w:proofErr w:type="spellEnd"/>
      <w:r>
        <w:rPr>
          <w:rFonts w:ascii="Euclid Circular A" w:eastAsia="Euclid Circular A" w:hAnsi="Euclid Circular A" w:cs="Euclid Circular A"/>
          <w:sz w:val="24"/>
          <w:szCs w:val="24"/>
        </w:rPr>
        <w:t xml:space="preserve"> et al., 2017: p.748)</w:t>
      </w:r>
      <w:r>
        <w:rPr>
          <w:rFonts w:ascii="Euclid Circular A" w:eastAsia="Euclid Circular A" w:hAnsi="Euclid Circular A" w:cs="Euclid Circular A"/>
          <w:color w:val="000000"/>
          <w:sz w:val="24"/>
          <w:szCs w:val="24"/>
        </w:rPr>
        <w:t xml:space="preserve"> zich af: “</w:t>
      </w:r>
      <w:sdt>
        <w:sdtPr>
          <w:tag w:val="goog_rdk_45"/>
          <w:id w:val="-1925026142"/>
        </w:sdtPr>
        <w:sdtContent>
          <w:commentRangeStart w:id="52"/>
        </w:sdtContent>
      </w:sdt>
      <w:r>
        <w:rPr>
          <w:rFonts w:ascii="Euclid Circular A" w:eastAsia="Euclid Circular A" w:hAnsi="Euclid Circular A" w:cs="Euclid Circular A"/>
          <w:i/>
          <w:color w:val="000000"/>
          <w:sz w:val="24"/>
          <w:szCs w:val="24"/>
        </w:rPr>
        <w:t xml:space="preserve">Does </w:t>
      </w:r>
      <w:proofErr w:type="spellStart"/>
      <w:r>
        <w:rPr>
          <w:rFonts w:ascii="Euclid Circular A" w:eastAsia="Euclid Circular A" w:hAnsi="Euclid Circular A" w:cs="Euclid Circular A"/>
          <w:i/>
          <w:color w:val="000000"/>
          <w:sz w:val="24"/>
          <w:szCs w:val="24"/>
        </w:rPr>
        <w:t>embedded</w:t>
      </w:r>
      <w:proofErr w:type="spellEnd"/>
      <w:r>
        <w:rPr>
          <w:rFonts w:ascii="Euclid Circular A" w:eastAsia="Euclid Circular A" w:hAnsi="Euclid Circular A" w:cs="Euclid Circular A"/>
          <w:i/>
          <w:color w:val="000000"/>
          <w:sz w:val="24"/>
          <w:szCs w:val="24"/>
        </w:rPr>
        <w:t xml:space="preserve"> multimedia </w:t>
      </w:r>
      <w:proofErr w:type="spellStart"/>
      <w:r>
        <w:rPr>
          <w:rFonts w:ascii="Euclid Circular A" w:eastAsia="Euclid Circular A" w:hAnsi="Euclid Circular A" w:cs="Euclid Circular A"/>
          <w:i/>
          <w:color w:val="000000"/>
          <w:sz w:val="24"/>
          <w:szCs w:val="24"/>
        </w:rPr>
        <w:t>journalism</w:t>
      </w:r>
      <w:proofErr w:type="spellEnd"/>
      <w:r>
        <w:rPr>
          <w:rFonts w:ascii="Euclid Circular A" w:eastAsia="Euclid Circular A" w:hAnsi="Euclid Circular A" w:cs="Euclid Circular A"/>
          <w:i/>
          <w:color w:val="000000"/>
          <w:sz w:val="24"/>
          <w:szCs w:val="24"/>
        </w:rPr>
        <w:t xml:space="preserve"> affect </w:t>
      </w:r>
      <w:proofErr w:type="spellStart"/>
      <w:r>
        <w:rPr>
          <w:rFonts w:ascii="Euclid Circular A" w:eastAsia="Euclid Circular A" w:hAnsi="Euclid Circular A" w:cs="Euclid Circular A"/>
          <w:i/>
          <w:color w:val="000000"/>
          <w:sz w:val="24"/>
          <w:szCs w:val="24"/>
        </w:rPr>
        <w:t>people</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cognitively</w:t>
      </w:r>
      <w:proofErr w:type="spellEnd"/>
      <w:r>
        <w:rPr>
          <w:rFonts w:ascii="Euclid Circular A" w:eastAsia="Euclid Circular A" w:hAnsi="Euclid Circular A" w:cs="Euclid Circular A"/>
          <w:i/>
          <w:color w:val="000000"/>
          <w:sz w:val="24"/>
          <w:szCs w:val="24"/>
        </w:rPr>
        <w:t xml:space="preserve"> or </w:t>
      </w:r>
      <w:proofErr w:type="spellStart"/>
      <w:r>
        <w:rPr>
          <w:rFonts w:ascii="Euclid Circular A" w:eastAsia="Euclid Circular A" w:hAnsi="Euclid Circular A" w:cs="Euclid Circular A"/>
          <w:i/>
          <w:color w:val="000000"/>
          <w:sz w:val="24"/>
          <w:szCs w:val="24"/>
        </w:rPr>
        <w:t>emo</w:t>
      </w:r>
      <w:proofErr w:type="spellEnd"/>
      <w:r>
        <w:rPr>
          <w:rFonts w:ascii="Euclid Circular A" w:eastAsia="Euclid Circular A" w:hAnsi="Euclid Circular A" w:cs="Euclid Circular A"/>
          <w:i/>
          <w:color w:val="000000"/>
          <w:sz w:val="24"/>
          <w:szCs w:val="24"/>
        </w:rPr>
        <w:t>-</w:t>
      </w:r>
      <w:r>
        <w:rPr>
          <w:rFonts w:ascii="Euclid Circular A" w:eastAsia="Euclid Circular A" w:hAnsi="Euclid Circular A" w:cs="Euclid Circular A"/>
          <w:i/>
          <w:color w:val="000000"/>
          <w:sz w:val="24"/>
          <w:szCs w:val="24"/>
        </w:rPr>
        <w:br/>
      </w:r>
      <w:proofErr w:type="spellStart"/>
      <w:r>
        <w:rPr>
          <w:rFonts w:ascii="Euclid Circular A" w:eastAsia="Euclid Circular A" w:hAnsi="Euclid Circular A" w:cs="Euclid Circular A"/>
          <w:i/>
          <w:color w:val="000000"/>
          <w:sz w:val="24"/>
          <w:szCs w:val="24"/>
        </w:rPr>
        <w:t>tionally</w:t>
      </w:r>
      <w:proofErr w:type="spellEnd"/>
      <w:r>
        <w:rPr>
          <w:rFonts w:ascii="Euclid Circular A" w:eastAsia="Euclid Circular A" w:hAnsi="Euclid Circular A" w:cs="Euclid Circular A"/>
          <w:i/>
          <w:color w:val="000000"/>
          <w:sz w:val="24"/>
          <w:szCs w:val="24"/>
        </w:rPr>
        <w:t xml:space="preserve"> in different </w:t>
      </w:r>
      <w:proofErr w:type="spellStart"/>
      <w:r>
        <w:rPr>
          <w:rFonts w:ascii="Euclid Circular A" w:eastAsia="Euclid Circular A" w:hAnsi="Euclid Circular A" w:cs="Euclid Circular A"/>
          <w:i/>
          <w:color w:val="000000"/>
          <w:sz w:val="24"/>
          <w:szCs w:val="24"/>
        </w:rPr>
        <w:t>ways</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than</w:t>
      </w:r>
      <w:proofErr w:type="spellEnd"/>
      <w:r>
        <w:rPr>
          <w:rFonts w:ascii="Euclid Circular A" w:eastAsia="Euclid Circular A" w:hAnsi="Euclid Circular A" w:cs="Euclid Circular A"/>
          <w:i/>
          <w:color w:val="000000"/>
          <w:sz w:val="24"/>
          <w:szCs w:val="24"/>
        </w:rPr>
        <w:t xml:space="preserve"> </w:t>
      </w:r>
      <w:proofErr w:type="spellStart"/>
      <w:r>
        <w:rPr>
          <w:rFonts w:ascii="Euclid Circular A" w:eastAsia="Euclid Circular A" w:hAnsi="Euclid Circular A" w:cs="Euclid Circular A"/>
          <w:i/>
          <w:color w:val="000000"/>
          <w:sz w:val="24"/>
          <w:szCs w:val="24"/>
        </w:rPr>
        <w:t>the</w:t>
      </w:r>
      <w:proofErr w:type="spellEnd"/>
      <w:r>
        <w:rPr>
          <w:rFonts w:ascii="Euclid Circular A" w:eastAsia="Euclid Circular A" w:hAnsi="Euclid Circular A" w:cs="Euclid Circular A"/>
          <w:i/>
          <w:color w:val="000000"/>
          <w:sz w:val="24"/>
          <w:szCs w:val="24"/>
        </w:rPr>
        <w:t xml:space="preserve"> more traditional </w:t>
      </w:r>
      <w:proofErr w:type="spellStart"/>
      <w:r>
        <w:rPr>
          <w:rFonts w:ascii="Euclid Circular A" w:eastAsia="Euclid Circular A" w:hAnsi="Euclid Circular A" w:cs="Euclid Circular A"/>
          <w:i/>
          <w:color w:val="000000"/>
          <w:sz w:val="24"/>
          <w:szCs w:val="24"/>
        </w:rPr>
        <w:t>journalistic</w:t>
      </w:r>
      <w:proofErr w:type="spellEnd"/>
      <w:r>
        <w:rPr>
          <w:rFonts w:ascii="Euclid Circular A" w:eastAsia="Euclid Circular A" w:hAnsi="Euclid Circular A" w:cs="Euclid Circular A"/>
          <w:i/>
          <w:color w:val="000000"/>
          <w:sz w:val="24"/>
          <w:szCs w:val="24"/>
        </w:rPr>
        <w:t xml:space="preserve"> formats do?</w:t>
      </w:r>
      <w:commentRangeEnd w:id="52"/>
      <w:r>
        <w:commentReference w:id="52"/>
      </w:r>
      <w:r>
        <w:rPr>
          <w:rFonts w:ascii="Euclid Circular A" w:eastAsia="Euclid Circular A" w:hAnsi="Euclid Circular A" w:cs="Euclid Circular A"/>
          <w:color w:val="000000"/>
          <w:sz w:val="24"/>
          <w:szCs w:val="24"/>
        </w:rPr>
        <w:t xml:space="preserve">”. </w:t>
      </w:r>
      <w:sdt>
        <w:sdtPr>
          <w:tag w:val="goog_rdk_46"/>
          <w:id w:val="1911265031"/>
        </w:sdtPr>
        <w:sdtContent>
          <w:commentRangeStart w:id="53"/>
        </w:sdtContent>
      </w:sdt>
      <w:r>
        <w:rPr>
          <w:rFonts w:ascii="Euclid Circular A" w:eastAsia="Euclid Circular A" w:hAnsi="Euclid Circular A" w:cs="Euclid Circular A"/>
          <w:color w:val="000000"/>
          <w:sz w:val="24"/>
          <w:szCs w:val="24"/>
        </w:rPr>
        <w:t>Hoewel online journalistiek en multimediajournalistiek</w:t>
      </w:r>
      <w:commentRangeEnd w:id="53"/>
      <w:r>
        <w:commentReference w:id="53"/>
      </w:r>
      <w:r>
        <w:rPr>
          <w:rFonts w:ascii="Euclid Circular A" w:eastAsia="Euclid Circular A" w:hAnsi="Euclid Circular A" w:cs="Euclid Circular A"/>
          <w:color w:val="000000"/>
          <w:sz w:val="24"/>
          <w:szCs w:val="24"/>
        </w:rPr>
        <w:t xml:space="preserve"> beide bestaan op het web, wordt online journalistiek niet per se gedreven door multimodaliteit (</w:t>
      </w:r>
      <w:proofErr w:type="spellStart"/>
      <w:r>
        <w:rPr>
          <w:rFonts w:ascii="Euclid Circular A" w:eastAsia="Euclid Circular A" w:hAnsi="Euclid Circular A" w:cs="Euclid Circular A"/>
          <w:color w:val="000000"/>
          <w:sz w:val="24"/>
          <w:szCs w:val="24"/>
        </w:rPr>
        <w:t>Deuze</w:t>
      </w:r>
      <w:proofErr w:type="spellEnd"/>
      <w:r>
        <w:rPr>
          <w:rFonts w:ascii="Euclid Circular A" w:eastAsia="Euclid Circular A" w:hAnsi="Euclid Circular A" w:cs="Euclid Circular A"/>
          <w:color w:val="000000"/>
          <w:sz w:val="24"/>
          <w:szCs w:val="24"/>
        </w:rPr>
        <w:t xml:space="preserve">, 2004). Omdat een online nieuwsbericht met tekst en een foto over het algemeen niet als multimedia wordt beschouwd, verwijst multimediajournalistiek in dit onderzoek naar </w:t>
      </w:r>
      <w:sdt>
        <w:sdtPr>
          <w:tag w:val="goog_rdk_47"/>
          <w:id w:val="-1697303101"/>
        </w:sdtPr>
        <w:sdtContent>
          <w:commentRangeStart w:id="54"/>
        </w:sdtContent>
      </w:sdt>
      <w:sdt>
        <w:sdtPr>
          <w:tag w:val="goog_rdk_48"/>
          <w:id w:val="-904143859"/>
        </w:sdtPr>
        <w:sdtContent>
          <w:commentRangeStart w:id="55"/>
        </w:sdtContent>
      </w:sdt>
      <w:r>
        <w:rPr>
          <w:rFonts w:ascii="Euclid Circular A" w:eastAsia="Euclid Circular A" w:hAnsi="Euclid Circular A" w:cs="Euclid Circular A"/>
          <w:color w:val="000000"/>
          <w:sz w:val="24"/>
          <w:szCs w:val="24"/>
        </w:rPr>
        <w:t>verhalen waarin meer dan twee meer dan twee mediamodi worden gebruik</w:t>
      </w:r>
      <w:commentRangeEnd w:id="54"/>
      <w:r>
        <w:commentReference w:id="54"/>
      </w:r>
      <w:commentRangeEnd w:id="55"/>
      <w:r>
        <w:commentReference w:id="55"/>
      </w:r>
      <w:r>
        <w:rPr>
          <w:rFonts w:ascii="Euclid Circular A" w:eastAsia="Euclid Circular A" w:hAnsi="Euclid Circular A" w:cs="Euclid Circular A"/>
          <w:color w:val="000000"/>
          <w:sz w:val="24"/>
          <w:szCs w:val="24"/>
        </w:rPr>
        <w:t xml:space="preserve">t, zoals tekst, afbeeldingen en video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Pincus</w:t>
      </w:r>
      <w:proofErr w:type="spellEnd"/>
      <w:r>
        <w:rPr>
          <w:rFonts w:ascii="Euclid Circular A" w:eastAsia="Euclid Circular A" w:hAnsi="Euclid Circular A" w:cs="Euclid Circular A"/>
          <w:sz w:val="24"/>
          <w:szCs w:val="24"/>
        </w:rPr>
        <w:t xml:space="preserve"> et al., 2017: p.749)</w:t>
      </w:r>
      <w:r>
        <w:rPr>
          <w:rFonts w:ascii="Euclid Circular A" w:eastAsia="Euclid Circular A" w:hAnsi="Euclid Circular A" w:cs="Euclid Circular A"/>
          <w:color w:val="000000"/>
          <w:sz w:val="24"/>
          <w:szCs w:val="24"/>
        </w:rPr>
        <w:t>.</w:t>
      </w:r>
    </w:p>
    <w:p w14:paraId="00000065"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lastRenderedPageBreak/>
        <w:t xml:space="preserve">Een duidelijk onderscheid in digitale multimedia is het verschil die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Pincus</w:t>
      </w:r>
      <w:proofErr w:type="spellEnd"/>
      <w:r>
        <w:rPr>
          <w:rFonts w:ascii="Euclid Circular A" w:eastAsia="Euclid Circular A" w:hAnsi="Euclid Circular A" w:cs="Euclid Circular A"/>
          <w:sz w:val="24"/>
          <w:szCs w:val="24"/>
        </w:rPr>
        <w:t xml:space="preserve"> et al., 2017)</w:t>
      </w:r>
      <w:r>
        <w:rPr>
          <w:rFonts w:ascii="Euclid Circular A" w:eastAsia="Euclid Circular A" w:hAnsi="Euclid Circular A" w:cs="Euclid Circular A"/>
          <w:color w:val="000000"/>
          <w:sz w:val="24"/>
          <w:szCs w:val="24"/>
        </w:rPr>
        <w:t xml:space="preserve"> scheidt in traditionele multimedia journalistiek, waa</w:t>
      </w:r>
      <w:sdt>
        <w:sdtPr>
          <w:tag w:val="goog_rdk_49"/>
          <w:id w:val="-364142251"/>
        </w:sdtPr>
        <w:sdtContent>
          <w:commentRangeStart w:id="56"/>
        </w:sdtContent>
      </w:sdt>
      <w:r>
        <w:rPr>
          <w:rFonts w:ascii="Euclid Circular A" w:eastAsia="Euclid Circular A" w:hAnsi="Euclid Circular A" w:cs="Euclid Circular A"/>
          <w:color w:val="000000"/>
          <w:sz w:val="24"/>
          <w:szCs w:val="24"/>
        </w:rPr>
        <w:t>r het geschreven product centraal staat en multimedia elementen worden ingezet als toevoegingen. Hiertegenover staat ‘</w:t>
      </w:r>
      <w:proofErr w:type="spellStart"/>
      <w:r>
        <w:rPr>
          <w:rFonts w:ascii="Euclid Circular A" w:eastAsia="Euclid Circular A" w:hAnsi="Euclid Circular A" w:cs="Euclid Circular A"/>
          <w:color w:val="000000"/>
          <w:sz w:val="24"/>
          <w:szCs w:val="24"/>
        </w:rPr>
        <w:t>embedded</w:t>
      </w:r>
      <w:proofErr w:type="spellEnd"/>
      <w:r>
        <w:rPr>
          <w:rFonts w:ascii="Euclid Circular A" w:eastAsia="Euclid Circular A" w:hAnsi="Euclid Circular A" w:cs="Euclid Circular A"/>
          <w:color w:val="000000"/>
          <w:sz w:val="24"/>
          <w:szCs w:val="24"/>
        </w:rPr>
        <w:t xml:space="preserve">’ multimedia journalistiek waar de multimedia onderdelen een deel uitmaken van het narratief in plaats van enkel een toevoeging. </w:t>
      </w:r>
      <w:commentRangeEnd w:id="56"/>
      <w:r>
        <w:commentReference w:id="56"/>
      </w:r>
      <w:r>
        <w:rPr>
          <w:rFonts w:ascii="Euclid Circular A" w:eastAsia="Euclid Circular A" w:hAnsi="Euclid Circular A" w:cs="Euclid Circular A"/>
          <w:color w:val="000000"/>
          <w:sz w:val="24"/>
          <w:szCs w:val="24"/>
        </w:rPr>
        <w:t>Over deze ‘</w:t>
      </w:r>
      <w:proofErr w:type="spellStart"/>
      <w:r>
        <w:rPr>
          <w:rFonts w:ascii="Euclid Circular A" w:eastAsia="Euclid Circular A" w:hAnsi="Euclid Circular A" w:cs="Euclid Circular A"/>
          <w:color w:val="000000"/>
          <w:sz w:val="24"/>
          <w:szCs w:val="24"/>
        </w:rPr>
        <w:t>embedded</w:t>
      </w:r>
      <w:proofErr w:type="spellEnd"/>
      <w:r>
        <w:rPr>
          <w:rFonts w:ascii="Euclid Circular A" w:eastAsia="Euclid Circular A" w:hAnsi="Euclid Circular A" w:cs="Euclid Circular A"/>
          <w:color w:val="000000"/>
          <w:sz w:val="24"/>
          <w:szCs w:val="24"/>
        </w:rPr>
        <w:t xml:space="preserve">’ vorm is onderzoek nog relatief schaars, en nog beperkter in het bewijs over de potentiële effecten op de lezer hiervan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Pincus</w:t>
      </w:r>
      <w:proofErr w:type="spellEnd"/>
      <w:r>
        <w:rPr>
          <w:rFonts w:ascii="Euclid Circular A" w:eastAsia="Euclid Circular A" w:hAnsi="Euclid Circular A" w:cs="Euclid Circular A"/>
          <w:sz w:val="24"/>
          <w:szCs w:val="24"/>
        </w:rPr>
        <w:t xml:space="preserve"> et al., 2017)</w:t>
      </w:r>
      <w:r>
        <w:rPr>
          <w:rFonts w:ascii="Euclid Circular A" w:eastAsia="Euclid Circular A" w:hAnsi="Euclid Circular A" w:cs="Euclid Circular A"/>
          <w:color w:val="000000"/>
          <w:sz w:val="24"/>
          <w:szCs w:val="24"/>
        </w:rPr>
        <w:t xml:space="preserve">. </w:t>
      </w:r>
      <w:sdt>
        <w:sdtPr>
          <w:tag w:val="goog_rdk_50"/>
          <w:id w:val="-2050909941"/>
        </w:sdtPr>
        <w:sdtContent>
          <w:commentRangeStart w:id="57"/>
        </w:sdtContent>
      </w:sdt>
      <w:r>
        <w:rPr>
          <w:rFonts w:ascii="Euclid Circular A" w:eastAsia="Euclid Circular A" w:hAnsi="Euclid Circular A" w:cs="Euclid Circular A"/>
          <w:color w:val="000000"/>
          <w:sz w:val="24"/>
          <w:szCs w:val="24"/>
        </w:rPr>
        <w:t>Wat een indicatie is voor een goed onderzoek naar deze vorm.</w:t>
      </w:r>
      <w:commentRangeEnd w:id="57"/>
      <w:r>
        <w:commentReference w:id="57"/>
      </w:r>
      <w:r>
        <w:rPr>
          <w:rFonts w:ascii="Euclid Circular A" w:eastAsia="Euclid Circular A" w:hAnsi="Euclid Circular A" w:cs="Euclid Circular A"/>
          <w:color w:val="000000"/>
          <w:sz w:val="24"/>
          <w:szCs w:val="24"/>
        </w:rPr>
        <w:t xml:space="preserve"> De toenemende populariteit van ‘</w:t>
      </w:r>
      <w:proofErr w:type="spellStart"/>
      <w:r>
        <w:rPr>
          <w:rFonts w:ascii="Euclid Circular A" w:eastAsia="Euclid Circular A" w:hAnsi="Euclid Circular A" w:cs="Euclid Circular A"/>
          <w:color w:val="000000"/>
          <w:sz w:val="24"/>
          <w:szCs w:val="24"/>
        </w:rPr>
        <w:t>embedded</w:t>
      </w:r>
      <w:proofErr w:type="spellEnd"/>
      <w:r>
        <w:rPr>
          <w:rFonts w:ascii="Euclid Circular A" w:eastAsia="Euclid Circular A" w:hAnsi="Euclid Circular A" w:cs="Euclid Circular A"/>
          <w:color w:val="000000"/>
          <w:sz w:val="24"/>
          <w:szCs w:val="24"/>
        </w:rPr>
        <w:t xml:space="preserve">’ ofwel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multimediajournalistiek en de middelen die mediaorganisaties steken in de creatie ervan worden, deels aangemoedigd door de veronderstelling dat dit nieuwe format in een aantal belangrijke opzichten een betere manier is om multimedia te gebruiken in online verslaggeving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Pincus</w:t>
      </w:r>
      <w:proofErr w:type="spellEnd"/>
      <w:r>
        <w:rPr>
          <w:rFonts w:ascii="Euclid Circular A" w:eastAsia="Euclid Circular A" w:hAnsi="Euclid Circular A" w:cs="Euclid Circular A"/>
          <w:sz w:val="24"/>
          <w:szCs w:val="24"/>
        </w:rPr>
        <w:t xml:space="preserve"> et al., 2017)</w:t>
      </w:r>
      <w:r>
        <w:rPr>
          <w:rFonts w:ascii="Euclid Circular A" w:eastAsia="Euclid Circular A" w:hAnsi="Euclid Circular A" w:cs="Euclid Circular A"/>
          <w:color w:val="000000"/>
          <w:sz w:val="24"/>
          <w:szCs w:val="24"/>
        </w:rPr>
        <w:t xml:space="preserve">. Er is echter weinig bekend over hoe het publiek ingebedde multimediale verhalen of over de mogelijke effecten ervan op het publiek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Pincus</w:t>
      </w:r>
      <w:proofErr w:type="spellEnd"/>
      <w:r>
        <w:rPr>
          <w:rFonts w:ascii="Euclid Circular A" w:eastAsia="Euclid Circular A" w:hAnsi="Euclid Circular A" w:cs="Euclid Circular A"/>
          <w:sz w:val="24"/>
          <w:szCs w:val="24"/>
        </w:rPr>
        <w:t xml:space="preserve"> et al., 2017)</w:t>
      </w:r>
      <w:r>
        <w:rPr>
          <w:rFonts w:ascii="Euclid Circular A" w:eastAsia="Euclid Circular A" w:hAnsi="Euclid Circular A" w:cs="Euclid Circular A"/>
          <w:color w:val="000000"/>
          <w:sz w:val="24"/>
          <w:szCs w:val="24"/>
        </w:rPr>
        <w:t>.</w:t>
      </w:r>
    </w:p>
    <w:p w14:paraId="00000066"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Digitale long-form journalistiek kreeg een groter marktaandeel door de lancering van de </w:t>
      </w:r>
      <w:proofErr w:type="spellStart"/>
      <w:r>
        <w:rPr>
          <w:rFonts w:ascii="Euclid Circular A" w:eastAsia="Euclid Circular A" w:hAnsi="Euclid Circular A" w:cs="Euclid Circular A"/>
          <w:color w:val="000000"/>
          <w:sz w:val="24"/>
          <w:szCs w:val="24"/>
        </w:rPr>
        <w:t>Ipad</w:t>
      </w:r>
      <w:proofErr w:type="spellEnd"/>
      <w:r>
        <w:rPr>
          <w:rFonts w:ascii="Euclid Circular A" w:eastAsia="Euclid Circular A" w:hAnsi="Euclid Circular A" w:cs="Euclid Circular A"/>
          <w:color w:val="000000"/>
          <w:sz w:val="24"/>
          <w:szCs w:val="24"/>
        </w:rPr>
        <w:t xml:space="preserve"> in 2010 en Amazon Kindle Singles in 2011 (Hill &amp; Bradshaw, 2019). Dit hielp een markt te creëren voor het formaat in wat de 'race om de tabletmarkt' werd genoemd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Dowling</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Vogan</w:t>
      </w:r>
      <w:proofErr w:type="spellEnd"/>
      <w:r>
        <w:rPr>
          <w:rFonts w:ascii="Euclid Circular A" w:eastAsia="Euclid Circular A" w:hAnsi="Euclid Circular A" w:cs="Euclid Circular A"/>
          <w:sz w:val="24"/>
          <w:szCs w:val="24"/>
        </w:rPr>
        <w:t>, 2014)</w:t>
      </w:r>
      <w:r>
        <w:rPr>
          <w:rFonts w:ascii="Euclid Circular A" w:eastAsia="Euclid Circular A" w:hAnsi="Euclid Circular A" w:cs="Euclid Circular A"/>
          <w:color w:val="000000"/>
          <w:sz w:val="24"/>
          <w:szCs w:val="24"/>
        </w:rPr>
        <w:t>. ‘</w:t>
      </w:r>
      <w:proofErr w:type="spellStart"/>
      <w:r>
        <w:rPr>
          <w:rFonts w:ascii="Euclid Circular A" w:eastAsia="Euclid Circular A" w:hAnsi="Euclid Circular A" w:cs="Euclid Circular A"/>
          <w:color w:val="000000"/>
          <w:sz w:val="24"/>
          <w:szCs w:val="24"/>
        </w:rPr>
        <w:t>Snowfall</w:t>
      </w:r>
      <w:proofErr w:type="spellEnd"/>
      <w:r>
        <w:rPr>
          <w:rFonts w:ascii="Euclid Circular A" w:eastAsia="Euclid Circular A" w:hAnsi="Euclid Circular A" w:cs="Euclid Circular A"/>
          <w:color w:val="000000"/>
          <w:sz w:val="24"/>
          <w:szCs w:val="24"/>
        </w:rPr>
        <w:t>' combineerde duizenden woorden met video, galerijen, animaties en Javascript overgangen die elementen bewogen en vervaagden terwijl de lezer door het verhaal scrolde. Het was niet alleen visueel sterk gerealiseerd, maar kon ook bogen op indrukwekkende gebruikersbetrokkenheidsstatistieken: het verhaal kreeg meer dan 10.000 shares op sociaal media platform Twitter</w:t>
      </w:r>
      <w:r>
        <w:rPr>
          <w:rFonts w:ascii="Euclid Circular A" w:eastAsia="Euclid Circular A" w:hAnsi="Euclid Circular A" w:cs="Euclid Circular A"/>
          <w:color w:val="000000"/>
          <w:sz w:val="24"/>
          <w:szCs w:val="24"/>
          <w:vertAlign w:val="superscript"/>
        </w:rPr>
        <w:footnoteReference w:id="3"/>
      </w:r>
      <w:r>
        <w:rPr>
          <w:rFonts w:ascii="Euclid Circular A" w:eastAsia="Euclid Circular A" w:hAnsi="Euclid Circular A" w:cs="Euclid Circular A"/>
          <w:color w:val="000000"/>
          <w:sz w:val="24"/>
          <w:szCs w:val="24"/>
        </w:rPr>
        <w:t xml:space="preserve"> en de gemiddelde lezer bracht 12 minuten door op de pagina </w:t>
      </w:r>
      <w:r>
        <w:rPr>
          <w:rFonts w:ascii="Euclid Circular A" w:eastAsia="Euclid Circular A" w:hAnsi="Euclid Circular A" w:cs="Euclid Circular A"/>
          <w:sz w:val="24"/>
          <w:szCs w:val="24"/>
        </w:rPr>
        <w:t>(Hill &amp; Bradshaw, 2019)</w:t>
      </w:r>
      <w:r>
        <w:rPr>
          <w:rFonts w:ascii="Euclid Circular A" w:eastAsia="Euclid Circular A" w:hAnsi="Euclid Circular A" w:cs="Euclid Circular A"/>
          <w:color w:val="000000"/>
          <w:sz w:val="24"/>
          <w:szCs w:val="24"/>
        </w:rPr>
        <w:t xml:space="preserve">. </w:t>
      </w:r>
    </w:p>
    <w:p w14:paraId="00000067"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In het kader van journalistieke genres en narratieve strategieën, onderscheiden '</w:t>
      </w:r>
      <w:proofErr w:type="spellStart"/>
      <w:r>
        <w:rPr>
          <w:rFonts w:ascii="Euclid Circular A" w:eastAsia="Euclid Circular A" w:hAnsi="Euclid Circular A" w:cs="Euclid Circular A"/>
          <w:color w:val="000000"/>
          <w:sz w:val="24"/>
          <w:szCs w:val="24"/>
        </w:rPr>
        <w:t>breaking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news</w:t>
      </w:r>
      <w:proofErr w:type="spellEnd"/>
      <w:r>
        <w:rPr>
          <w:rFonts w:ascii="Euclid Circular A" w:eastAsia="Euclid Circular A" w:hAnsi="Euclid Circular A" w:cs="Euclid Circular A"/>
          <w:color w:val="000000"/>
          <w:sz w:val="24"/>
          <w:szCs w:val="24"/>
        </w:rPr>
        <w:t xml:space="preserve">' en opiniestukken zich vaak door hun directe en reactieve aard, terwijl zorgvuldig geconstrueerde formats zoals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zich richten </w:t>
      </w:r>
      <w:r>
        <w:rPr>
          <w:rFonts w:ascii="Euclid Circular A" w:eastAsia="Euclid Circular A" w:hAnsi="Euclid Circular A" w:cs="Euclid Circular A"/>
          <w:color w:val="000000"/>
          <w:sz w:val="24"/>
          <w:szCs w:val="24"/>
        </w:rPr>
        <w:lastRenderedPageBreak/>
        <w:t>op een diepgaande analyse en verkenning van een thema of verhaal. Deze vorm van journalistiek, die zich kenmerkt door een grotere woordomvang en een uitgebreidere tijdsbestek, vereist van de journalist een zorgvuldige overweging van de structuur en compositie van het verhaal. Met als doel de aandacht van de lezer gedurende een langere periode te behouden en een rijkere, meer nuancevolle begrip van het onderwerp te bieden (Hill &amp; Bradshaw, 2019).</w:t>
      </w:r>
    </w:p>
    <w:p w14:paraId="00000068"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cyan"/>
        </w:rPr>
        <w:t xml:space="preserve">Nicholas </w:t>
      </w:r>
      <w:proofErr w:type="spellStart"/>
      <w:r>
        <w:rPr>
          <w:rFonts w:ascii="Euclid Circular A" w:eastAsia="Euclid Circular A" w:hAnsi="Euclid Circular A" w:cs="Euclid Circular A"/>
          <w:color w:val="000000"/>
          <w:sz w:val="24"/>
          <w:szCs w:val="24"/>
          <w:highlight w:val="cyan"/>
        </w:rPr>
        <w:t>Carr</w:t>
      </w:r>
      <w:proofErr w:type="spellEnd"/>
      <w:r>
        <w:rPr>
          <w:rFonts w:ascii="Euclid Circular A" w:eastAsia="Euclid Circular A" w:hAnsi="Euclid Circular A" w:cs="Euclid Circular A"/>
          <w:color w:val="000000"/>
          <w:sz w:val="24"/>
          <w:szCs w:val="24"/>
          <w:highlight w:val="cyan"/>
        </w:rPr>
        <w:t xml:space="preserve"> (</w:t>
      </w:r>
      <w:sdt>
        <w:sdtPr>
          <w:tag w:val="goog_rdk_51"/>
          <w:id w:val="-1010066658"/>
        </w:sdtPr>
        <w:sdtContent>
          <w:commentRangeStart w:id="58"/>
        </w:sdtContent>
      </w:sdt>
      <w:r>
        <w:rPr>
          <w:rFonts w:ascii="Euclid Circular A" w:eastAsia="Euclid Circular A" w:hAnsi="Euclid Circular A" w:cs="Euclid Circular A"/>
          <w:color w:val="000000"/>
          <w:sz w:val="24"/>
          <w:szCs w:val="24"/>
          <w:highlight w:val="cyan"/>
        </w:rPr>
        <w:t>2011</w:t>
      </w:r>
      <w:commentRangeEnd w:id="58"/>
      <w:r>
        <w:commentReference w:id="58"/>
      </w:r>
      <w:r>
        <w:rPr>
          <w:rFonts w:ascii="Euclid Circular A" w:eastAsia="Euclid Circular A" w:hAnsi="Euclid Circular A" w:cs="Euclid Circular A"/>
          <w:color w:val="000000"/>
          <w:sz w:val="24"/>
          <w:szCs w:val="24"/>
          <w:highlight w:val="cyan"/>
        </w:rPr>
        <w:t>, 116)</w:t>
      </w:r>
      <w:r>
        <w:rPr>
          <w:rFonts w:ascii="Euclid Circular A" w:eastAsia="Euclid Circular A" w:hAnsi="Euclid Circular A" w:cs="Euclid Circular A"/>
          <w:color w:val="000000"/>
          <w:sz w:val="24"/>
          <w:szCs w:val="24"/>
        </w:rPr>
        <w:t xml:space="preserve"> stelt dat “tientallen onderzoeken door psychologen, neurobiologen, onderwijzers en webdesigners tot dezelfde conclusie leiden: wanneer we online gaan, betreden we een omgeving die vluchtig lezen, gehaast en afgeleid denken, en oppervlakkig leren bevordert.” Dit borduurt verder op de theorie van </w:t>
      </w:r>
      <w:proofErr w:type="spellStart"/>
      <w:r>
        <w:rPr>
          <w:rFonts w:ascii="Euclid Circular A" w:eastAsia="Euclid Circular A" w:hAnsi="Euclid Circular A" w:cs="Euclid Circular A"/>
          <w:color w:val="000000"/>
          <w:sz w:val="24"/>
          <w:szCs w:val="24"/>
        </w:rPr>
        <w:t>Deuze</w:t>
      </w:r>
      <w:proofErr w:type="spellEnd"/>
      <w:r>
        <w:rPr>
          <w:rFonts w:ascii="Euclid Circular A" w:eastAsia="Euclid Circular A" w:hAnsi="Euclid Circular A" w:cs="Euclid Circular A"/>
          <w:color w:val="000000"/>
          <w:sz w:val="24"/>
          <w:szCs w:val="24"/>
        </w:rPr>
        <w:t xml:space="preserve"> (2001), waar gekeken werd naar de</w:t>
      </w:r>
      <w:sdt>
        <w:sdtPr>
          <w:tag w:val="goog_rdk_52"/>
          <w:id w:val="-1150744861"/>
        </w:sdtPr>
        <w:sdtContent>
          <w:commentRangeStart w:id="59"/>
        </w:sdtContent>
      </w:sdt>
      <w:r>
        <w:rPr>
          <w:rFonts w:ascii="Euclid Circular A" w:eastAsia="Euclid Circular A" w:hAnsi="Euclid Circular A" w:cs="Euclid Circular A"/>
          <w:color w:val="000000"/>
          <w:sz w:val="24"/>
          <w:szCs w:val="24"/>
        </w:rPr>
        <w:t xml:space="preserve"> eerste generatie van nieuwsmedia </w:t>
      </w:r>
      <w:commentRangeEnd w:id="59"/>
      <w:r>
        <w:commentReference w:id="59"/>
      </w:r>
      <w:r>
        <w:rPr>
          <w:rFonts w:ascii="Euclid Circular A" w:eastAsia="Euclid Circular A" w:hAnsi="Euclid Circular A" w:cs="Euclid Circular A"/>
          <w:color w:val="000000"/>
          <w:sz w:val="24"/>
          <w:szCs w:val="24"/>
        </w:rPr>
        <w:t xml:space="preserve">op het wereld wijde web. Hierin werd onderscheid gemaakt tussen drie paradigma’s in de nieuwe digitale wereld waar journalistiek in verkeerde. Met interactiviteit waar gekeken werd naar de mogelijkheden voor het publiek om interacties te hebben of zelfs invloed op de producties. </w:t>
      </w:r>
      <w:proofErr w:type="spellStart"/>
      <w:r>
        <w:rPr>
          <w:rFonts w:ascii="Euclid Circular A" w:eastAsia="Euclid Circular A" w:hAnsi="Euclid Circular A" w:cs="Euclid Circular A"/>
          <w:color w:val="000000"/>
          <w:sz w:val="24"/>
          <w:szCs w:val="24"/>
        </w:rPr>
        <w:t>Hypertextualiteit</w:t>
      </w:r>
      <w:proofErr w:type="spellEnd"/>
      <w:r>
        <w:rPr>
          <w:rFonts w:ascii="Euclid Circular A" w:eastAsia="Euclid Circular A" w:hAnsi="Euclid Circular A" w:cs="Euclid Circular A"/>
          <w:color w:val="000000"/>
          <w:sz w:val="24"/>
          <w:szCs w:val="24"/>
        </w:rPr>
        <w:t xml:space="preserve"> wat de mogelijkheid geeft de kennis en kracht van het internet in te zetten door alles met elkaar te verbinden door methodes als hyperlinks en </w:t>
      </w:r>
      <w:proofErr w:type="spellStart"/>
      <w:r>
        <w:rPr>
          <w:rFonts w:ascii="Euclid Circular A" w:eastAsia="Euclid Circular A" w:hAnsi="Euclid Circular A" w:cs="Euclid Circular A"/>
          <w:color w:val="000000"/>
          <w:sz w:val="24"/>
          <w:szCs w:val="24"/>
        </w:rPr>
        <w:t>embeds</w:t>
      </w:r>
      <w:proofErr w:type="spellEnd"/>
      <w:r>
        <w:rPr>
          <w:rFonts w:ascii="Euclid Circular A" w:eastAsia="Euclid Circular A" w:hAnsi="Euclid Circular A" w:cs="Euclid Circular A"/>
          <w:color w:val="000000"/>
          <w:sz w:val="24"/>
          <w:szCs w:val="24"/>
        </w:rPr>
        <w:t xml:space="preserve">. Multimedia en de optie voor  implementeren van hyperlinks hebben digitale verhalen getransformeerd van platte verhalen naar dynamisch nieuwsproducten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Kovach</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Rosenstiel</w:t>
      </w:r>
      <w:proofErr w:type="spellEnd"/>
      <w:r>
        <w:rPr>
          <w:rFonts w:ascii="Euclid Circular A" w:eastAsia="Euclid Circular A" w:hAnsi="Euclid Circular A" w:cs="Euclid Circular A"/>
          <w:sz w:val="24"/>
          <w:szCs w:val="24"/>
        </w:rPr>
        <w:t>, 2014: p.116)</w:t>
      </w:r>
      <w:r>
        <w:rPr>
          <w:rFonts w:ascii="Euclid Circular A" w:eastAsia="Euclid Circular A" w:hAnsi="Euclid Circular A" w:cs="Euclid Circular A"/>
          <w:color w:val="000000"/>
          <w:sz w:val="24"/>
          <w:szCs w:val="24"/>
        </w:rPr>
        <w:t xml:space="preserve">. Cruciaal voor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is de mogelijkheid voor </w:t>
      </w:r>
      <w:proofErr w:type="spellStart"/>
      <w:r>
        <w:rPr>
          <w:rFonts w:ascii="Euclid Circular A" w:eastAsia="Euclid Circular A" w:hAnsi="Euclid Circular A" w:cs="Euclid Circular A"/>
          <w:color w:val="000000"/>
          <w:sz w:val="24"/>
          <w:szCs w:val="24"/>
        </w:rPr>
        <w:t>multimediality</w:t>
      </w:r>
      <w:proofErr w:type="spellEnd"/>
      <w:r>
        <w:rPr>
          <w:rFonts w:ascii="Euclid Circular A" w:eastAsia="Euclid Circular A" w:hAnsi="Euclid Circular A" w:cs="Euclid Circular A"/>
          <w:color w:val="000000"/>
          <w:sz w:val="24"/>
          <w:szCs w:val="24"/>
        </w:rPr>
        <w:t xml:space="preserve">, de vrijheid in de vorm waar de online journalist een veel ruimere keuze kan maken welk media format het beste past bij het verhaal dat verteld wordt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Deuze</w:t>
      </w:r>
      <w:proofErr w:type="spellEnd"/>
      <w:r>
        <w:rPr>
          <w:rFonts w:ascii="Euclid Circular A" w:eastAsia="Euclid Circular A" w:hAnsi="Euclid Circular A" w:cs="Euclid Circular A"/>
          <w:sz w:val="24"/>
          <w:szCs w:val="24"/>
        </w:rPr>
        <w:t>, 2001)</w:t>
      </w:r>
      <w:r>
        <w:rPr>
          <w:rFonts w:ascii="Euclid Circular A" w:eastAsia="Euclid Circular A" w:hAnsi="Euclid Circular A" w:cs="Euclid Circular A"/>
          <w:color w:val="000000"/>
          <w:sz w:val="24"/>
          <w:szCs w:val="24"/>
        </w:rPr>
        <w:t xml:space="preserve">. Hierin moet nog verder onderscheid gemaakt worden tussen convergentie en divergentie: de multimediale convergentie van </w:t>
      </w:r>
      <w:proofErr w:type="spellStart"/>
      <w:r>
        <w:rPr>
          <w:rFonts w:ascii="Euclid Circular A" w:eastAsia="Euclid Circular A" w:hAnsi="Euclid Circular A" w:cs="Euclid Circular A"/>
          <w:color w:val="000000"/>
          <w:sz w:val="24"/>
          <w:szCs w:val="24"/>
        </w:rPr>
        <w:t>Deuze</w:t>
      </w:r>
      <w:proofErr w:type="spellEnd"/>
      <w:r>
        <w:rPr>
          <w:rFonts w:ascii="Euclid Circular A" w:eastAsia="Euclid Circular A" w:hAnsi="Euclid Circular A" w:cs="Euclid Circular A"/>
          <w:color w:val="000000"/>
          <w:sz w:val="24"/>
          <w:szCs w:val="24"/>
        </w:rPr>
        <w:t xml:space="preserve"> verwijst hierin naar het samengaan van mediaformaten (tekst, video, audio) en platforms in geïntegreerde, hybride ervaringen zoals een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Divergentie daarentegen beschrijft hoe media hun eigen identiteit behouden of zich specialiseren om niche doelgroepen of doeleinden te dienen. Samen weerspiegelen ze de dualiteit van het digitale medialandschap: technologieën samenvoegen om te innoveren en tegelijkertijd unieke sterke punten behouden, </w:t>
      </w:r>
      <w:r>
        <w:rPr>
          <w:rFonts w:ascii="Euclid Circular A" w:eastAsia="Euclid Circular A" w:hAnsi="Euclid Circular A" w:cs="Euclid Circular A"/>
          <w:color w:val="000000"/>
          <w:sz w:val="24"/>
          <w:szCs w:val="24"/>
        </w:rPr>
        <w:lastRenderedPageBreak/>
        <w:t>waardoor makers inhoud zowel kunnen verenigen als differentiëren in een gefragmenteerd, evoluerend media ecosysteem.</w:t>
      </w:r>
    </w:p>
    <w:p w14:paraId="00000069"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leveren over het algemeen financieel verlies op voor kranten vanwege de hoge kosten, maar ze bouwen ‘</w:t>
      </w:r>
      <w:proofErr w:type="spellStart"/>
      <w:r>
        <w:rPr>
          <w:rFonts w:ascii="Euclid Circular A" w:eastAsia="Euclid Circular A" w:hAnsi="Euclid Circular A" w:cs="Euclid Circular A"/>
          <w:color w:val="000000"/>
          <w:sz w:val="24"/>
          <w:szCs w:val="24"/>
        </w:rPr>
        <w:t>symbolic</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capital</w:t>
      </w:r>
      <w:proofErr w:type="spellEnd"/>
      <w:r>
        <w:rPr>
          <w:rFonts w:ascii="Euclid Circular A" w:eastAsia="Euclid Circular A" w:hAnsi="Euclid Circular A" w:cs="Euclid Circular A"/>
          <w:color w:val="000000"/>
          <w:sz w:val="24"/>
          <w:szCs w:val="24"/>
        </w:rPr>
        <w:t>’ op dat op een minder directe manier tot winst kan leiden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2014: 211).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werd daarom toch gezien als een enorm succes, een </w:t>
      </w:r>
      <w:proofErr w:type="spellStart"/>
      <w:r>
        <w:rPr>
          <w:rFonts w:ascii="Euclid Circular A" w:eastAsia="Euclid Circular A" w:hAnsi="Euclid Circular A" w:cs="Euclid Circular A"/>
          <w:color w:val="000000"/>
          <w:sz w:val="24"/>
          <w:szCs w:val="24"/>
        </w:rPr>
        <w:t>prestige-project</w:t>
      </w:r>
      <w:proofErr w:type="spellEnd"/>
      <w:r>
        <w:rPr>
          <w:rFonts w:ascii="Euclid Circular A" w:eastAsia="Euclid Circular A" w:hAnsi="Euclid Circular A" w:cs="Euclid Circular A"/>
          <w:color w:val="000000"/>
          <w:sz w:val="24"/>
          <w:szCs w:val="24"/>
        </w:rPr>
        <w:t xml:space="preserve"> voor The New York Times. Het zorgde voor een ‘</w:t>
      </w:r>
      <w:proofErr w:type="spellStart"/>
      <w:r>
        <w:rPr>
          <w:rFonts w:ascii="Euclid Circular A" w:eastAsia="Euclid Circular A" w:hAnsi="Euclid Circular A" w:cs="Euclid Circular A"/>
          <w:color w:val="000000"/>
          <w:sz w:val="24"/>
          <w:szCs w:val="24"/>
        </w:rPr>
        <w:t>unprecedented</w:t>
      </w:r>
      <w:proofErr w:type="spellEnd"/>
      <w:r>
        <w:rPr>
          <w:rFonts w:ascii="Euclid Circular A" w:eastAsia="Euclid Circular A" w:hAnsi="Euclid Circular A" w:cs="Euclid Circular A"/>
          <w:color w:val="000000"/>
          <w:sz w:val="24"/>
          <w:szCs w:val="24"/>
        </w:rPr>
        <w:t xml:space="preserve">’ toename van het aantal weergaven tot 3,5 miljoen, en gebruikers bleven gemiddeld zo’n 12 minuten op de pagina actief, wat ver boven het gemiddelde lag </w:t>
      </w:r>
      <w:r>
        <w:rPr>
          <w:rFonts w:ascii="Euclid Circular A" w:eastAsia="Euclid Circular A" w:hAnsi="Euclid Circular A" w:cs="Euclid Circular A"/>
          <w:color w:val="000000"/>
          <w:sz w:val="24"/>
          <w:szCs w:val="24"/>
          <w:highlight w:val="cyan"/>
        </w:rPr>
        <w:t>[10x de norm; gemiddelde paginabekijkduur moet nog worden nagegaan]</w:t>
      </w:r>
      <w:r>
        <w:rPr>
          <w:rFonts w:ascii="Euclid Circular A" w:eastAsia="Euclid Circular A" w:hAnsi="Euclid Circular A" w:cs="Euclid Circular A"/>
          <w:color w:val="000000"/>
          <w:sz w:val="24"/>
          <w:szCs w:val="24"/>
        </w:rPr>
        <w:t xml:space="preserve">. Dit wordt bevestigd in het onderzoek van </w:t>
      </w:r>
      <w:proofErr w:type="spellStart"/>
      <w:r>
        <w:rPr>
          <w:rFonts w:ascii="Euclid Circular A" w:eastAsia="Euclid Circular A" w:hAnsi="Euclid Circular A" w:cs="Euclid Circular A"/>
          <w:color w:val="000000"/>
          <w:sz w:val="24"/>
          <w:szCs w:val="24"/>
        </w:rPr>
        <w:t>Greussing</w:t>
      </w:r>
      <w:proofErr w:type="spellEnd"/>
      <w:r>
        <w:rPr>
          <w:rFonts w:ascii="Euclid Circular A" w:eastAsia="Euclid Circular A" w:hAnsi="Euclid Circular A" w:cs="Euclid Circular A"/>
          <w:color w:val="000000"/>
          <w:sz w:val="24"/>
          <w:szCs w:val="24"/>
        </w:rPr>
        <w:t xml:space="preserve"> en Boomgaarden (2018),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hebben een positieve impact op de lezer en verspreiding van het artikel. Ze stellen dat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aandacht aantrekken door visuele esthetiek, deze positieve visuele houding naar de interface van de site leidt ook tot diepere betrokkenheid met de inhoud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w:t>
      </w:r>
    </w:p>
    <w:p w14:paraId="0000006A"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Door het lezen tekst in combinatie met de afbeeldingen en interactieve multimedia krijg je conventies mee uit de wereld van documentairefilms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Dowling</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Vogan</w:t>
      </w:r>
      <w:proofErr w:type="spellEnd"/>
      <w:r>
        <w:rPr>
          <w:rFonts w:ascii="Euclid Circular A" w:eastAsia="Euclid Circular A" w:hAnsi="Euclid Circular A" w:cs="Euclid Circular A"/>
          <w:sz w:val="24"/>
          <w:szCs w:val="24"/>
        </w:rPr>
        <w:t>, 2014; Thompson, 2012)</w:t>
      </w:r>
      <w:r>
        <w:rPr>
          <w:rFonts w:ascii="Euclid Circular A" w:eastAsia="Euclid Circular A" w:hAnsi="Euclid Circular A" w:cs="Euclid Circular A"/>
          <w:color w:val="000000"/>
          <w:sz w:val="24"/>
          <w:szCs w:val="24"/>
        </w:rPr>
        <w:t xml:space="preserve">. Het gebruik van </w:t>
      </w:r>
      <w:proofErr w:type="spellStart"/>
      <w:r>
        <w:rPr>
          <w:rFonts w:ascii="Euclid Circular A" w:eastAsia="Euclid Circular A" w:hAnsi="Euclid Circular A" w:cs="Euclid Circular A"/>
          <w:color w:val="000000"/>
          <w:sz w:val="24"/>
          <w:szCs w:val="24"/>
        </w:rPr>
        <w:t>documentaireconventies</w:t>
      </w:r>
      <w:proofErr w:type="spellEnd"/>
      <w:r>
        <w:rPr>
          <w:rFonts w:ascii="Euclid Circular A" w:eastAsia="Euclid Circular A" w:hAnsi="Euclid Circular A" w:cs="Euclid Circular A"/>
          <w:color w:val="000000"/>
          <w:sz w:val="24"/>
          <w:szCs w:val="24"/>
        </w:rPr>
        <w:t xml:space="preserve"> in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-journalistiek, zorgt voor een grotere nabijheid tot het onderwerp. Hiermee wordt de volledige kracht van het visuele medium benut, met name door technieken zoals het ‘</w:t>
      </w:r>
      <w:proofErr w:type="spellStart"/>
      <w:r>
        <w:rPr>
          <w:rFonts w:ascii="Euclid Circular A" w:eastAsia="Euclid Circular A" w:hAnsi="Euclid Circular A" w:cs="Euclid Circular A"/>
          <w:color w:val="000000"/>
          <w:sz w:val="24"/>
          <w:szCs w:val="24"/>
        </w:rPr>
        <w:t>curtain</w:t>
      </w:r>
      <w:proofErr w:type="spellEnd"/>
      <w:r>
        <w:rPr>
          <w:rFonts w:ascii="Euclid Circular A" w:eastAsia="Euclid Circular A" w:hAnsi="Euclid Circular A" w:cs="Euclid Circular A"/>
          <w:color w:val="000000"/>
          <w:sz w:val="24"/>
          <w:szCs w:val="24"/>
        </w:rPr>
        <w:t xml:space="preserve"> effect’, een verwijzing naar hoe bioscoopgordijnen als overgangen kunnen dienen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Dowling</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Vogan</w:t>
      </w:r>
      <w:proofErr w:type="spellEnd"/>
      <w:r>
        <w:rPr>
          <w:rFonts w:ascii="Euclid Circular A" w:eastAsia="Euclid Circular A" w:hAnsi="Euclid Circular A" w:cs="Euclid Circular A"/>
          <w:sz w:val="24"/>
          <w:szCs w:val="24"/>
        </w:rPr>
        <w:t xml:space="preserve">, 2014; </w:t>
      </w:r>
      <w:proofErr w:type="spellStart"/>
      <w:r>
        <w:rPr>
          <w:rFonts w:ascii="Euclid Circular A" w:eastAsia="Euclid Circular A" w:hAnsi="Euclid Circular A" w:cs="Euclid Circular A"/>
          <w:sz w:val="24"/>
          <w:szCs w:val="24"/>
        </w:rPr>
        <w:t>Sundar</w:t>
      </w:r>
      <w:proofErr w:type="spellEnd"/>
      <w:r>
        <w:rPr>
          <w:rFonts w:ascii="Euclid Circular A" w:eastAsia="Euclid Circular A" w:hAnsi="Euclid Circular A" w:cs="Euclid Circular A"/>
          <w:sz w:val="24"/>
          <w:szCs w:val="24"/>
        </w:rPr>
        <w:t>, 2000)</w:t>
      </w:r>
      <w:r>
        <w:rPr>
          <w:rFonts w:ascii="Euclid Circular A" w:eastAsia="Euclid Circular A" w:hAnsi="Euclid Circular A" w:cs="Euclid Circular A"/>
          <w:color w:val="000000"/>
          <w:sz w:val="24"/>
          <w:szCs w:val="24"/>
        </w:rPr>
        <w:t xml:space="preserve">. Dit zijn technieken waarmee de journalist onderwerpen kan introduceren en vloeiend in elkaar laten overlopen. </w:t>
      </w:r>
      <w:r>
        <w:rPr>
          <w:rFonts w:ascii="Euclid Circular A" w:eastAsia="Euclid Circular A" w:hAnsi="Euclid Circular A" w:cs="Euclid Circular A"/>
          <w:color w:val="000000"/>
          <w:sz w:val="24"/>
          <w:szCs w:val="24"/>
          <w:highlight w:val="cyan"/>
        </w:rPr>
        <w:t xml:space="preserve">Jenkins en </w:t>
      </w:r>
      <w:proofErr w:type="spellStart"/>
      <w:r>
        <w:rPr>
          <w:rFonts w:ascii="Euclid Circular A" w:eastAsia="Euclid Circular A" w:hAnsi="Euclid Circular A" w:cs="Euclid Circular A"/>
          <w:color w:val="000000"/>
          <w:sz w:val="24"/>
          <w:szCs w:val="24"/>
          <w:highlight w:val="cyan"/>
        </w:rPr>
        <w:t>Kelley</w:t>
      </w:r>
      <w:proofErr w:type="spellEnd"/>
      <w:r>
        <w:rPr>
          <w:rFonts w:ascii="Euclid Circular A" w:eastAsia="Euclid Circular A" w:hAnsi="Euclid Circular A" w:cs="Euclid Circular A"/>
          <w:color w:val="000000"/>
          <w:sz w:val="24"/>
          <w:szCs w:val="24"/>
          <w:highlight w:val="cyan"/>
        </w:rPr>
        <w:t xml:space="preserve"> (2013, 11)</w:t>
      </w:r>
      <w:r>
        <w:rPr>
          <w:rFonts w:ascii="Euclid Circular A" w:eastAsia="Euclid Circular A" w:hAnsi="Euclid Circular A" w:cs="Euclid Circular A"/>
          <w:color w:val="000000"/>
          <w:sz w:val="24"/>
          <w:szCs w:val="24"/>
        </w:rPr>
        <w:t xml:space="preserve"> suggereren, in tegenstelling tot de veronderstelling dat de nieuwe digitale geest de literaire geest overbodig zal maken, dat nieuwe vormen juist de kans bieden om een omgeving te creëren waarin “nieuwe mediageletterdheid voortbouwt op oudere, op krantendruk gebaseerde geletterdheid, om het menselijke bewustzijn te verdiepen en te verrijken, en terug te dringen wat trivialiseert en afleidt.”</w:t>
      </w:r>
    </w:p>
    <w:p w14:paraId="0000006B" w14:textId="77777777" w:rsidR="00D42A75" w:rsidRDefault="00000000">
      <w:pPr>
        <w:pStyle w:val="Heading2"/>
        <w:spacing w:line="360" w:lineRule="auto"/>
        <w:rPr>
          <w:rFonts w:ascii="Euclid Circular A Semibold" w:eastAsia="Euclid Circular A Semibold" w:hAnsi="Euclid Circular A Semibold" w:cs="Euclid Circular A Semibold"/>
          <w:color w:val="000000"/>
          <w:sz w:val="24"/>
          <w:szCs w:val="24"/>
        </w:rPr>
      </w:pPr>
      <w:bookmarkStart w:id="60" w:name="_heading=h.3dy6vkm" w:colFirst="0" w:colLast="0"/>
      <w:bookmarkEnd w:id="60"/>
      <w:r>
        <w:rPr>
          <w:rFonts w:ascii="Euclid Circular A Semibold" w:eastAsia="Euclid Circular A Semibold" w:hAnsi="Euclid Circular A Semibold" w:cs="Euclid Circular A Semibold"/>
          <w:color w:val="000000"/>
          <w:sz w:val="24"/>
          <w:szCs w:val="24"/>
        </w:rPr>
        <w:lastRenderedPageBreak/>
        <w:t xml:space="preserve">2.5 Technische analyse inrichting multimedia </w:t>
      </w:r>
      <w:proofErr w:type="spellStart"/>
      <w:r>
        <w:rPr>
          <w:rFonts w:ascii="Euclid Circular A Semibold" w:eastAsia="Euclid Circular A Semibold" w:hAnsi="Euclid Circular A Semibold" w:cs="Euclid Circular A Semibold"/>
          <w:color w:val="000000"/>
          <w:sz w:val="24"/>
          <w:szCs w:val="24"/>
        </w:rPr>
        <w:t>longform</w:t>
      </w:r>
      <w:proofErr w:type="spellEnd"/>
      <w:r>
        <w:rPr>
          <w:rFonts w:ascii="Euclid Circular A Semibold" w:eastAsia="Euclid Circular A Semibold" w:hAnsi="Euclid Circular A Semibold" w:cs="Euclid Circular A Semibold"/>
          <w:color w:val="000000"/>
          <w:sz w:val="24"/>
          <w:szCs w:val="24"/>
        </w:rPr>
        <w:t xml:space="preserve"> (Nog afmaken)</w:t>
      </w:r>
    </w:p>
    <w:p w14:paraId="0000006C"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Elk van de multimedia-elementen in de originele digitale longread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vervult verschillende functies, van wetenschappelijke gegevens die de beschrijving van de lawine in de tekst verduidelijken tot een video-interview met een overlevende naast de paragraaf waarin zij wordt geciteerd. Deze elementen zijn op zichzelf zo vakkundig geproduceerd dat ze op zichzelf zouden kunnen staan en hun eigen documentaire verhaal van de gebeurtenis zouden kunnen vormen. Maar in combinatie met het proza van John </w:t>
      </w:r>
      <w:proofErr w:type="spellStart"/>
      <w:r>
        <w:rPr>
          <w:rFonts w:ascii="Euclid Circular A" w:eastAsia="Euclid Circular A" w:hAnsi="Euclid Circular A" w:cs="Euclid Circular A"/>
          <w:color w:val="000000"/>
          <w:sz w:val="24"/>
          <w:szCs w:val="24"/>
        </w:rPr>
        <w:t>Branch</w:t>
      </w:r>
      <w:proofErr w:type="spellEnd"/>
      <w:r>
        <w:rPr>
          <w:rFonts w:ascii="Euclid Circular A" w:eastAsia="Euclid Circular A" w:hAnsi="Euclid Circular A" w:cs="Euclid Circular A"/>
          <w:color w:val="000000"/>
          <w:sz w:val="24"/>
          <w:szCs w:val="24"/>
        </w:rPr>
        <w:t xml:space="preserve"> hebben ze een wederzijds versterkend effect, waarbij media en tekst afwisselend de hoofd- en bijrol spelen. Het meest opvallende voorbeeld hiervan is de onbewerkte beelden die zijn gefilmd met een GoPro-actioncamera, die de ontdekking van een dode skiër vastleggen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2014: 213).</w:t>
      </w:r>
    </w:p>
    <w:p w14:paraId="0000006D"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Wanneer een gebruiker de pagina bezoekt gebeuren een paar initiële stappen waarin de gebruiker de pagina scant tijdens een voorlopige evaluatie van de esthetische uitstraling en gebruiksvriendelijkheid van de interface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 xml:space="preserve">. Vervolgens doet de gebruiker een diepere absorptie van de inhoud, wat uiteindelijk uitmondt in gedragsintenties om de website verder te gaan bezoeken en zelfs aan anderen te bevelen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 xml:space="preserve">. Deze analyse door de gebruiker van de pagina gebeurt op het visuele niveau maar kijkt naar waaruit de pagina is opgebouwd. De journalistieke kracht van deze nieuwe vorm zit hem in de elementen waaruit de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is opgebouwd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Dowling</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Vogan</w:t>
      </w:r>
      <w:proofErr w:type="spellEnd"/>
      <w:r>
        <w:rPr>
          <w:rFonts w:ascii="Euclid Circular A" w:eastAsia="Euclid Circular A" w:hAnsi="Euclid Circular A" w:cs="Euclid Circular A"/>
          <w:sz w:val="24"/>
          <w:szCs w:val="24"/>
        </w:rPr>
        <w:t>, 2014)</w:t>
      </w:r>
      <w:r>
        <w:rPr>
          <w:rFonts w:ascii="Euclid Circular A" w:eastAsia="Euclid Circular A" w:hAnsi="Euclid Circular A" w:cs="Euclid Circular A"/>
          <w:color w:val="000000"/>
          <w:sz w:val="24"/>
          <w:szCs w:val="24"/>
        </w:rPr>
        <w:t xml:space="preserve">. De keuzes uit deze blokken voegen elementen toe: geluiden, animaties en kleurveranderingen kunnen de lezer dieper in het verhaal onderdompelen. Het doel is dat door deze elementen de lezer wordt geabsorbeerd in de content, hiervoor moet wel een duidelijk visuele aantrekkelijke </w:t>
      </w:r>
      <w:proofErr w:type="spellStart"/>
      <w:r>
        <w:rPr>
          <w:rFonts w:ascii="Euclid Circular A" w:eastAsia="Euclid Circular A" w:hAnsi="Euclid Circular A" w:cs="Euclid Circular A"/>
          <w:color w:val="000000"/>
          <w:sz w:val="24"/>
          <w:szCs w:val="24"/>
        </w:rPr>
        <w:t>layout</w:t>
      </w:r>
      <w:proofErr w:type="spellEnd"/>
      <w:r>
        <w:rPr>
          <w:rFonts w:ascii="Euclid Circular A" w:eastAsia="Euclid Circular A" w:hAnsi="Euclid Circular A" w:cs="Euclid Circular A"/>
          <w:color w:val="000000"/>
          <w:sz w:val="24"/>
          <w:szCs w:val="24"/>
        </w:rPr>
        <w:t xml:space="preserve"> worden vastgesteld. De gebruiker moet namelijk ten aller tijde weten waar die zich op de pagina bevindt hier heeft de gebruiker onbewust last van, en geeft een verdwaald gevoel. Ze worden gefrustreerd en nemen af in tekstbegrip. Een slecht ontworpen structuur en matige grafische designs zorgen voor bruikbaarheidsproblemen. </w:t>
      </w:r>
    </w:p>
    <w:p w14:paraId="0000006E"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lastRenderedPageBreak/>
        <w:t xml:space="preserve">Onderzoekers aan de Universiteit van Californië, Berkeley, ontdekten dat het initiële stuk van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werkt met drie essentiële technische ontwerpcomponenten, die elk selectief worden gebruikt om het dramatische effect te maximaliseren: video's, scrollen en het gordijneffect </w:t>
      </w:r>
      <w:r>
        <w:rPr>
          <w:rFonts w:ascii="Euclid Circular A" w:eastAsia="Euclid Circular A" w:hAnsi="Euclid Circular A" w:cs="Euclid Circular A"/>
          <w:color w:val="000000"/>
          <w:sz w:val="24"/>
          <w:szCs w:val="24"/>
          <w:highlight w:val="magenta"/>
        </w:rPr>
        <w:t>(</w:t>
      </w:r>
      <w:proofErr w:type="spellStart"/>
      <w:r>
        <w:rPr>
          <w:rFonts w:ascii="Euclid Circular A" w:eastAsia="Euclid Circular A" w:hAnsi="Euclid Circular A" w:cs="Euclid Circular A"/>
          <w:color w:val="000000"/>
          <w:sz w:val="24"/>
          <w:szCs w:val="24"/>
          <w:highlight w:val="magenta"/>
        </w:rPr>
        <w:t>Rue</w:t>
      </w:r>
      <w:proofErr w:type="spellEnd"/>
      <w:r>
        <w:rPr>
          <w:rFonts w:ascii="Euclid Circular A" w:eastAsia="Euclid Circular A" w:hAnsi="Euclid Circular A" w:cs="Euclid Circular A"/>
          <w:color w:val="000000"/>
          <w:sz w:val="24"/>
          <w:szCs w:val="24"/>
          <w:highlight w:val="magenta"/>
        </w:rPr>
        <w:t>, 2013)</w:t>
      </w:r>
      <w:r>
        <w:rPr>
          <w:rFonts w:ascii="Euclid Circular A" w:eastAsia="Euclid Circular A" w:hAnsi="Euclid Circular A" w:cs="Euclid Circular A"/>
          <w:color w:val="000000"/>
          <w:sz w:val="24"/>
          <w:szCs w:val="24"/>
        </w:rPr>
        <w:t>. Wanneer video niet wordt gebruikt als een ingesloten element in de marge van het verhaal, speelt het een cruciale rol in het creëren van de aura van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In plaats van alleen stilstaande foto's te gebruiken bij de hoofdstuktitels, worden beelden gedurende enkele seconden zonder geluid geanimeerd en opnieuw gestart in een automatische lus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2014: 213).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gebruikt deze techniek zoals een filmregisseur een </w:t>
      </w:r>
      <w:r>
        <w:rPr>
          <w:rFonts w:ascii="Euclid Circular A" w:eastAsia="Euclid Circular A" w:hAnsi="Euclid Circular A" w:cs="Euclid Circular A"/>
          <w:color w:val="000000"/>
          <w:sz w:val="24"/>
          <w:szCs w:val="24"/>
          <w:highlight w:val="cyan"/>
        </w:rPr>
        <w:t>‘</w:t>
      </w:r>
      <w:proofErr w:type="spellStart"/>
      <w:r>
        <w:rPr>
          <w:rFonts w:ascii="Euclid Circular A" w:eastAsia="Euclid Circular A" w:hAnsi="Euclid Circular A" w:cs="Euclid Circular A"/>
          <w:color w:val="000000"/>
          <w:sz w:val="24"/>
          <w:szCs w:val="24"/>
          <w:highlight w:val="cyan"/>
        </w:rPr>
        <w:t>establishing</w:t>
      </w:r>
      <w:proofErr w:type="spellEnd"/>
      <w:r>
        <w:rPr>
          <w:rFonts w:ascii="Euclid Circular A" w:eastAsia="Euclid Circular A" w:hAnsi="Euclid Circular A" w:cs="Euclid Circular A"/>
          <w:color w:val="000000"/>
          <w:sz w:val="24"/>
          <w:szCs w:val="24"/>
          <w:highlight w:val="cyan"/>
        </w:rPr>
        <w:t xml:space="preserve"> shot’</w:t>
      </w:r>
      <w:r>
        <w:rPr>
          <w:rFonts w:ascii="Euclid Circular A" w:eastAsia="Euclid Circular A" w:hAnsi="Euclid Circular A" w:cs="Euclid Circular A"/>
          <w:color w:val="000000"/>
          <w:sz w:val="24"/>
          <w:szCs w:val="24"/>
        </w:rPr>
        <w:t xml:space="preserve"> zou gebruiken voor hoofdstuktitels en locatieveranderingen in het verhaal. Critici vergelijken dit eerder met een interactieve documentaire die toevallig paragrafen heeft, dan met een krantenverhaal dat interactieve elementen bevat (Thompson, 2012).</w:t>
      </w:r>
    </w:p>
    <w:p w14:paraId="0000006F"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Bijzonder ingenieus is een gedeelte waar een kaart de paden van de skiërs langs de bergwand volgt terwijl je naar beneden scrolt door de bijbehorende alinea's. Verderop volgt een geanimeerde video de contouren van de lawine die over dezelfde open plek raast, met een klikkend geluid waarvan de frequentie de veranderende snelheid van het razende sneeuwpakket aangeeft. “Niet alleen slim. Volkomen geniaal”, schreef </w:t>
      </w:r>
      <w:r>
        <w:rPr>
          <w:rFonts w:ascii="Euclid Circular A" w:eastAsia="Euclid Circular A" w:hAnsi="Euclid Circular A" w:cs="Euclid Circular A"/>
          <w:color w:val="000000"/>
          <w:sz w:val="24"/>
          <w:szCs w:val="24"/>
          <w:highlight w:val="red"/>
        </w:rPr>
        <w:t>Thompson (2012)</w:t>
      </w:r>
      <w:r>
        <w:rPr>
          <w:rFonts w:ascii="Euclid Circular A" w:eastAsia="Euclid Circular A" w:hAnsi="Euclid Circular A" w:cs="Euclid Circular A"/>
          <w:color w:val="000000"/>
          <w:sz w:val="24"/>
          <w:szCs w:val="24"/>
        </w:rPr>
        <w:t xml:space="preserve"> voor concurrent The </w:t>
      </w:r>
      <w:proofErr w:type="spellStart"/>
      <w:r>
        <w:rPr>
          <w:rFonts w:ascii="Euclid Circular A" w:eastAsia="Euclid Circular A" w:hAnsi="Euclid Circular A" w:cs="Euclid Circular A"/>
          <w:color w:val="000000"/>
          <w:sz w:val="24"/>
          <w:szCs w:val="24"/>
        </w:rPr>
        <w:t>Atlantic</w:t>
      </w:r>
      <w:proofErr w:type="spellEnd"/>
      <w:r>
        <w:rPr>
          <w:rFonts w:ascii="Euclid Circular A" w:eastAsia="Euclid Circular A" w:hAnsi="Euclid Circular A" w:cs="Euclid Circular A"/>
          <w:color w:val="000000"/>
          <w:sz w:val="24"/>
          <w:szCs w:val="24"/>
        </w:rPr>
        <w:t xml:space="preserve">. De inclusie van topografische kaarten met </w:t>
      </w:r>
      <w:proofErr w:type="spellStart"/>
      <w:r>
        <w:rPr>
          <w:rFonts w:ascii="Euclid Circular A" w:eastAsia="Euclid Circular A" w:hAnsi="Euclid Circular A" w:cs="Euclid Circular A"/>
          <w:color w:val="000000"/>
          <w:sz w:val="24"/>
          <w:szCs w:val="24"/>
        </w:rPr>
        <w:t>scrollbare</w:t>
      </w:r>
      <w:proofErr w:type="spellEnd"/>
      <w:r>
        <w:rPr>
          <w:rFonts w:ascii="Euclid Circular A" w:eastAsia="Euclid Circular A" w:hAnsi="Euclid Circular A" w:cs="Euclid Circular A"/>
          <w:color w:val="000000"/>
          <w:sz w:val="24"/>
          <w:szCs w:val="24"/>
        </w:rPr>
        <w:t xml:space="preserve"> tekst en beeldlagen geeft een effect dat lijkt op een combinatie van Google Earth-satellietkaarten en </w:t>
      </w:r>
      <w:proofErr w:type="spellStart"/>
      <w:r>
        <w:rPr>
          <w:rFonts w:ascii="Euclid Circular A" w:eastAsia="Euclid Circular A" w:hAnsi="Euclid Circular A" w:cs="Euclid Circular A"/>
          <w:color w:val="000000"/>
          <w:sz w:val="24"/>
          <w:szCs w:val="24"/>
        </w:rPr>
        <w:t>Pixar</w:t>
      </w:r>
      <w:proofErr w:type="spellEnd"/>
      <w:r>
        <w:rPr>
          <w:rFonts w:ascii="Euclid Circular A" w:eastAsia="Euclid Circular A" w:hAnsi="Euclid Circular A" w:cs="Euclid Circular A"/>
          <w:color w:val="000000"/>
          <w:sz w:val="24"/>
          <w:szCs w:val="24"/>
        </w:rPr>
        <w:t xml:space="preserve">-animaties. De overgang tussen video en scrollen noemen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xml:space="preserve"> (2013) het ‘</w:t>
      </w:r>
      <w:proofErr w:type="spellStart"/>
      <w:r>
        <w:rPr>
          <w:rFonts w:ascii="Euclid Circular A" w:eastAsia="Euclid Circular A" w:hAnsi="Euclid Circular A" w:cs="Euclid Circular A"/>
          <w:color w:val="000000"/>
          <w:sz w:val="24"/>
          <w:szCs w:val="24"/>
        </w:rPr>
        <w:t>Curtain</w:t>
      </w:r>
      <w:proofErr w:type="spellEnd"/>
      <w:r>
        <w:rPr>
          <w:rFonts w:ascii="Euclid Circular A" w:eastAsia="Euclid Circular A" w:hAnsi="Euclid Circular A" w:cs="Euclid Circular A"/>
          <w:color w:val="000000"/>
          <w:sz w:val="24"/>
          <w:szCs w:val="24"/>
        </w:rPr>
        <w:t xml:space="preserve"> Effect’, omdat het, net als in films en theater, een naadloze aansluiting naar de volgende scène biedt.</w:t>
      </w:r>
    </w:p>
    <w:p w14:paraId="00000070"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Het scrollen stuurt het verhaal en versterkt de stille, repetitieve, niet-narratieve video's die worden gebruikt om de omgeving en de stemming in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te bepalen. Het specifieke Javascript-</w:t>
      </w:r>
      <w:proofErr w:type="spellStart"/>
      <w:r>
        <w:rPr>
          <w:rFonts w:ascii="Euclid Circular A" w:eastAsia="Euclid Circular A" w:hAnsi="Euclid Circular A" w:cs="Euclid Circular A"/>
          <w:color w:val="000000"/>
          <w:sz w:val="24"/>
          <w:szCs w:val="24"/>
        </w:rPr>
        <w:t>scrollmechanisme</w:t>
      </w:r>
      <w:proofErr w:type="spellEnd"/>
      <w:r>
        <w:rPr>
          <w:rFonts w:ascii="Euclid Circular A" w:eastAsia="Euclid Circular A" w:hAnsi="Euclid Circular A" w:cs="Euclid Circular A"/>
          <w:color w:val="000000"/>
          <w:sz w:val="24"/>
          <w:szCs w:val="24"/>
        </w:rPr>
        <w:t xml:space="preserve"> dat </w:t>
      </w:r>
      <w:proofErr w:type="spellStart"/>
      <w:r>
        <w:rPr>
          <w:rFonts w:ascii="Euclid Circular A" w:eastAsia="Euclid Circular A" w:hAnsi="Euclid Circular A" w:cs="Euclid Circular A"/>
          <w:color w:val="000000"/>
          <w:sz w:val="24"/>
          <w:szCs w:val="24"/>
        </w:rPr>
        <w:t>Duenes</w:t>
      </w:r>
      <w:proofErr w:type="spellEnd"/>
      <w:r>
        <w:rPr>
          <w:rFonts w:ascii="Euclid Circular A" w:eastAsia="Euclid Circular A" w:hAnsi="Euclid Circular A" w:cs="Euclid Circular A"/>
          <w:color w:val="000000"/>
          <w:sz w:val="24"/>
          <w:szCs w:val="24"/>
        </w:rPr>
        <w:t xml:space="preserve"> gebruikt voor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genaamd </w:t>
      </w:r>
      <w:proofErr w:type="spellStart"/>
      <w:r>
        <w:rPr>
          <w:rFonts w:ascii="Euclid Circular A" w:eastAsia="Euclid Circular A" w:hAnsi="Euclid Circular A" w:cs="Euclid Circular A"/>
          <w:color w:val="000000"/>
          <w:sz w:val="24"/>
          <w:szCs w:val="24"/>
        </w:rPr>
        <w:t>jquery.inview</w:t>
      </w:r>
      <w:proofErr w:type="spellEnd"/>
      <w:r>
        <w:rPr>
          <w:rFonts w:ascii="Euclid Circular A" w:eastAsia="Euclid Circular A" w:hAnsi="Euclid Circular A" w:cs="Euclid Circular A"/>
          <w:color w:val="000000"/>
          <w:sz w:val="24"/>
          <w:szCs w:val="24"/>
        </w:rPr>
        <w:t xml:space="preserve">, maakt de geleidelijke onthulling van beeld </w:t>
      </w:r>
      <w:r>
        <w:rPr>
          <w:rFonts w:ascii="Euclid Circular A" w:eastAsia="Euclid Circular A" w:hAnsi="Euclid Circular A" w:cs="Euclid Circular A"/>
          <w:color w:val="000000"/>
          <w:sz w:val="24"/>
          <w:szCs w:val="24"/>
        </w:rPr>
        <w:lastRenderedPageBreak/>
        <w:t>en tekst mogelijk, wat de lezer een gevoel van verkenning geeft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2014: 213).</w:t>
      </w:r>
    </w:p>
    <w:p w14:paraId="00000071"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Door het scherm omhoog te schuiven, beweegt de lezer zich op een visueel neerwaarts traject dat een letterlijke onderdompeling aangeeft naarmate hij zich dieper in het verhaal waagt. Het gebruik van een muis om op pijlen en tabbladen te klikken in traditionele online nieuwsverhalen verwijdert de lezer van de tekst en de beelden (dit staat ook beschreven in de impact van </w:t>
      </w:r>
      <w:proofErr w:type="spellStart"/>
      <w:r>
        <w:rPr>
          <w:rFonts w:ascii="Euclid Circular A" w:eastAsia="Euclid Circular A" w:hAnsi="Euclid Circular A" w:cs="Euclid Circular A"/>
          <w:color w:val="000000"/>
          <w:sz w:val="24"/>
          <w:szCs w:val="24"/>
        </w:rPr>
        <w:t>scrollytelling</w:t>
      </w:r>
      <w:proofErr w:type="spellEnd"/>
      <w:r>
        <w:rPr>
          <w:rFonts w:ascii="Euclid Circular A" w:eastAsia="Euclid Circular A" w:hAnsi="Euclid Circular A" w:cs="Euclid Circular A"/>
          <w:color w:val="000000"/>
          <w:sz w:val="24"/>
          <w:szCs w:val="24"/>
        </w:rPr>
        <w:t xml:space="preserve">). In interne documenten van The New York Times wordt hier ook de nadruk op gelegd: de gebruiker moet eigenlijk maar één taak hebben, namelijk scrollen. Geen stappen, tabs, </w:t>
      </w:r>
      <w:proofErr w:type="spellStart"/>
      <w:r>
        <w:rPr>
          <w:rFonts w:ascii="Euclid Circular A" w:eastAsia="Euclid Circular A" w:hAnsi="Euclid Circular A" w:cs="Euclid Circular A"/>
          <w:color w:val="000000"/>
          <w:sz w:val="24"/>
          <w:szCs w:val="24"/>
        </w:rPr>
        <w:t>fixies</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sliders</w:t>
      </w:r>
      <w:proofErr w:type="spellEnd"/>
      <w:r>
        <w:rPr>
          <w:rFonts w:ascii="Euclid Circular A" w:eastAsia="Euclid Circular A" w:hAnsi="Euclid Circular A" w:cs="Euclid Circular A"/>
          <w:color w:val="000000"/>
          <w:sz w:val="24"/>
          <w:szCs w:val="24"/>
        </w:rPr>
        <w:t xml:space="preserve"> – gewoon scrollen en daarmee de belangrijke informatie naar de gebruiker laten komen. Dit is wat de nieuwe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onderscheidt van de oudere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zoals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(Tse, 2015).</w:t>
      </w:r>
    </w:p>
    <w:p w14:paraId="00000072"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Mensen die de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van ‘</w:t>
      </w:r>
      <w:proofErr w:type="spellStart"/>
      <w:r>
        <w:rPr>
          <w:rFonts w:ascii="Euclid Circular A" w:eastAsia="Euclid Circular A" w:hAnsi="Euclid Circular A" w:cs="Euclid Circular A"/>
          <w:color w:val="000000"/>
          <w:sz w:val="24"/>
          <w:szCs w:val="24"/>
        </w:rPr>
        <w:t>Scrollytelling</w:t>
      </w:r>
      <w:proofErr w:type="spellEnd"/>
      <w:r>
        <w:rPr>
          <w:rFonts w:ascii="Euclid Circular A" w:eastAsia="Euclid Circular A" w:hAnsi="Euclid Circular A" w:cs="Euclid Circular A"/>
          <w:color w:val="000000"/>
          <w:sz w:val="24"/>
          <w:szCs w:val="24"/>
        </w:rPr>
        <w:t xml:space="preserve">’ lezen geven aan: verbeterd begrip te hebben van de context, het was makkelijker om te begrijpen hoe grafieken, tabellen, nummers en tekst in verbinding stonden met elkaar door deze visuele transities, dat de verandering in “real time” liet zien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Tjärnhage</w:t>
      </w:r>
      <w:proofErr w:type="spellEnd"/>
      <w:r>
        <w:rPr>
          <w:rFonts w:ascii="Euclid Circular A" w:eastAsia="Euclid Circular A" w:hAnsi="Euclid Circular A" w:cs="Euclid Circular A"/>
          <w:sz w:val="24"/>
          <w:szCs w:val="24"/>
        </w:rPr>
        <w:t xml:space="preserve"> et al., 2023)</w:t>
      </w:r>
      <w:r>
        <w:rPr>
          <w:rFonts w:ascii="Euclid Circular A" w:eastAsia="Euclid Circular A" w:hAnsi="Euclid Circular A" w:cs="Euclid Circular A"/>
          <w:color w:val="000000"/>
          <w:sz w:val="24"/>
          <w:szCs w:val="24"/>
        </w:rPr>
        <w:t xml:space="preserve">. </w:t>
      </w:r>
    </w:p>
    <w:p w14:paraId="00000073"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Het lezen van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gaat ook gemakkelijker dan de traditionele lange kranten artikels die worden beschouwd als tijdrovend. De </w:t>
      </w:r>
      <w:proofErr w:type="spellStart"/>
      <w:r>
        <w:rPr>
          <w:rFonts w:ascii="Euclid Circular A" w:eastAsia="Euclid Circular A" w:hAnsi="Euclid Circular A" w:cs="Euclid Circular A"/>
          <w:color w:val="000000"/>
          <w:sz w:val="24"/>
          <w:szCs w:val="24"/>
        </w:rPr>
        <w:t>scrollytelling</w:t>
      </w:r>
      <w:proofErr w:type="spellEnd"/>
      <w:r>
        <w:rPr>
          <w:rFonts w:ascii="Euclid Circular A" w:eastAsia="Euclid Circular A" w:hAnsi="Euclid Circular A" w:cs="Euclid Circular A"/>
          <w:color w:val="000000"/>
          <w:sz w:val="24"/>
          <w:szCs w:val="24"/>
        </w:rPr>
        <w:t xml:space="preserve">-vorm geeft de artikelen ook een speelser gevoel, waardoor het veel leuker werd om te lezen. Dit pakt meteen een kritisch zwaktepunt aan in de huidige journalistiek, gemiddelde zeker jonge lezer verkiezen vaker sociale media nieuwsvergaring boven traditionele manieren als een krant . Het onderzoek van </w:t>
      </w:r>
      <w:proofErr w:type="spellStart"/>
      <w:r>
        <w:rPr>
          <w:rFonts w:ascii="Euclid Circular A" w:eastAsia="Euclid Circular A" w:hAnsi="Euclid Circular A" w:cs="Euclid Circular A"/>
          <w:color w:val="000000"/>
          <w:sz w:val="24"/>
          <w:szCs w:val="24"/>
        </w:rPr>
        <w:t>Tjärnhage</w:t>
      </w:r>
      <w:proofErr w:type="spellEnd"/>
      <w:r>
        <w:rPr>
          <w:rFonts w:ascii="Euclid Circular A" w:eastAsia="Euclid Circular A" w:hAnsi="Euclid Circular A" w:cs="Euclid Circular A"/>
          <w:color w:val="000000"/>
          <w:sz w:val="24"/>
          <w:szCs w:val="24"/>
        </w:rPr>
        <w:t xml:space="preserve"> (2023) toont duidelijke sterke punten van onconventionele journalistieke vormen. Het maakt verhalen leuker om te lezen, door de manier waarop men door het verhaal navigeren en hoe het verhaal om de lezer heen bewoog, het heeft een aanzuigende werking die mensen het verhaal in trekt en meer interesse wekt. Deze lezer krijgt hierdoor een verhoogde focus doordat het </w:t>
      </w:r>
      <w:r>
        <w:rPr>
          <w:rFonts w:ascii="Euclid Circular A" w:eastAsia="Euclid Circular A" w:hAnsi="Euclid Circular A" w:cs="Euclid Circular A"/>
          <w:color w:val="000000"/>
          <w:sz w:val="24"/>
          <w:szCs w:val="24"/>
        </w:rPr>
        <w:lastRenderedPageBreak/>
        <w:t xml:space="preserve">verhaal visueel interessant meer boeit en stimuleert, hierdoor is het makkelijker om geconcentreerd te blijven gedurende het verhaal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Tjärnhage</w:t>
      </w:r>
      <w:proofErr w:type="spellEnd"/>
      <w:r>
        <w:rPr>
          <w:rFonts w:ascii="Euclid Circular A" w:eastAsia="Euclid Circular A" w:hAnsi="Euclid Circular A" w:cs="Euclid Circular A"/>
          <w:sz w:val="24"/>
          <w:szCs w:val="24"/>
        </w:rPr>
        <w:t xml:space="preserve"> et al., 2023)</w:t>
      </w:r>
      <w:r>
        <w:rPr>
          <w:rFonts w:ascii="Euclid Circular A" w:eastAsia="Euclid Circular A" w:hAnsi="Euclid Circular A" w:cs="Euclid Circular A"/>
          <w:color w:val="000000"/>
          <w:sz w:val="24"/>
          <w:szCs w:val="24"/>
        </w:rPr>
        <w:t xml:space="preserve">.  </w:t>
      </w:r>
    </w:p>
    <w:p w14:paraId="00000074"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Visuele esthetiek is in het onderzoek van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 xml:space="preserve"> een dubbelzijdig concept, hieronder worden twee </w:t>
      </w:r>
      <w:proofErr w:type="spellStart"/>
      <w:r>
        <w:rPr>
          <w:rFonts w:ascii="Euclid Circular A" w:eastAsia="Euclid Circular A" w:hAnsi="Euclid Circular A" w:cs="Euclid Circular A"/>
          <w:color w:val="000000"/>
          <w:sz w:val="24"/>
          <w:szCs w:val="24"/>
        </w:rPr>
        <w:t>onderzoeks</w:t>
      </w:r>
      <w:proofErr w:type="spellEnd"/>
      <w:r>
        <w:rPr>
          <w:rFonts w:ascii="Euclid Circular A" w:eastAsia="Euclid Circular A" w:hAnsi="Euclid Circular A" w:cs="Euclid Circular A"/>
          <w:color w:val="000000"/>
          <w:sz w:val="24"/>
          <w:szCs w:val="24"/>
        </w:rPr>
        <w:t xml:space="preserve"> gebieden geplaatst: “eigenschap van de technologie” en “de eigenschap van de gebruiken” onderzoek naar de laatstgenoemde is verbonden met persoonlijke smaak hieruit haal je evenveel informatie als de vraag naar voorkeur voor een ‘</w:t>
      </w:r>
      <w:proofErr w:type="spellStart"/>
      <w:r>
        <w:rPr>
          <w:rFonts w:ascii="Euclid Circular A" w:eastAsia="Euclid Circular A" w:hAnsi="Euclid Circular A" w:cs="Euclid Circular A"/>
          <w:color w:val="000000"/>
          <w:sz w:val="24"/>
          <w:szCs w:val="24"/>
        </w:rPr>
        <w:t>Caravaggio</w:t>
      </w:r>
      <w:proofErr w:type="spellEnd"/>
      <w:r>
        <w:rPr>
          <w:rFonts w:ascii="Euclid Circular A" w:eastAsia="Euclid Circular A" w:hAnsi="Euclid Circular A" w:cs="Euclid Circular A"/>
          <w:color w:val="000000"/>
          <w:sz w:val="24"/>
          <w:szCs w:val="24"/>
        </w:rPr>
        <w:t>’ of ‘</w:t>
      </w:r>
      <w:proofErr w:type="spellStart"/>
      <w:r>
        <w:rPr>
          <w:rFonts w:ascii="Euclid Circular A" w:eastAsia="Euclid Circular A" w:hAnsi="Euclid Circular A" w:cs="Euclid Circular A"/>
          <w:color w:val="000000"/>
          <w:sz w:val="24"/>
          <w:szCs w:val="24"/>
        </w:rPr>
        <w:t>Warhol</w:t>
      </w:r>
      <w:proofErr w:type="spellEnd"/>
      <w:r>
        <w:rPr>
          <w:rFonts w:ascii="Euclid Circular A" w:eastAsia="Euclid Circular A" w:hAnsi="Euclid Circular A" w:cs="Euclid Circular A"/>
          <w:color w:val="000000"/>
          <w:sz w:val="24"/>
          <w:szCs w:val="24"/>
        </w:rPr>
        <w:t xml:space="preserve">’ kunstwerk. Daarom is voor dit onderzoek de op technologie gebaseerde conceptualisering het interessantst, het geeft inzicht in de ontologische aspecten die een visueel aantrekkelijke ervaring opmaken. </w:t>
      </w:r>
    </w:p>
    <w:p w14:paraId="00000075"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De effecten van deze aanwezige visuele esthetiek in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plaatsen gebruikers als individuen die bezig zijn met actieve cognitieve verwerking. Het toevoegen van beelden versterkt dit proces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 xml:space="preserve">. Maar visueel overbodige en/of onduidelijke beelden werken juist averechts voor gebruikers. Deze overtollig web designs rijk aan afleiding </w:t>
      </w:r>
      <w:proofErr w:type="spellStart"/>
      <w:r>
        <w:rPr>
          <w:rFonts w:ascii="Euclid Circular A" w:eastAsia="Euclid Circular A" w:hAnsi="Euclid Circular A" w:cs="Euclid Circular A"/>
          <w:color w:val="000000"/>
          <w:sz w:val="24"/>
          <w:szCs w:val="24"/>
        </w:rPr>
        <w:t>overwelmen</w:t>
      </w:r>
      <w:proofErr w:type="spellEnd"/>
      <w:r>
        <w:rPr>
          <w:rFonts w:ascii="Euclid Circular A" w:eastAsia="Euclid Circular A" w:hAnsi="Euclid Circular A" w:cs="Euclid Circular A"/>
          <w:color w:val="000000"/>
          <w:sz w:val="24"/>
          <w:szCs w:val="24"/>
        </w:rPr>
        <w:t xml:space="preserve"> de gebruiker en kunnen zelfs verwarrend werken, wat nieuwsbegrip juist verminderd. Dit komt door de cognitieve belasting van de gebruiker, je moet deze niet teveel overladen met “</w:t>
      </w:r>
      <w:proofErr w:type="spellStart"/>
      <w:r>
        <w:rPr>
          <w:rFonts w:ascii="Euclid Circular A" w:eastAsia="Euclid Circular A" w:hAnsi="Euclid Circular A" w:cs="Euclid Circular A"/>
          <w:color w:val="000000"/>
          <w:sz w:val="24"/>
          <w:szCs w:val="24"/>
        </w:rPr>
        <w:t>seductive</w:t>
      </w:r>
      <w:proofErr w:type="spellEnd"/>
      <w:r>
        <w:rPr>
          <w:rFonts w:ascii="Euclid Circular A" w:eastAsia="Euclid Circular A" w:hAnsi="Euclid Circular A" w:cs="Euclid Circular A"/>
          <w:color w:val="000000"/>
          <w:sz w:val="24"/>
          <w:szCs w:val="24"/>
        </w:rPr>
        <w:t xml:space="preserve"> details” i.e. interface features, interessante en aantrekkelijke stukken informatie. Sinds deze juist zorgen voor een vermoeiend gevoeld bij de lezer door een overladen cognitieve belasting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w:t>
      </w:r>
    </w:p>
    <w:p w14:paraId="00000076"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Scrollen is dus de spil in het ontvouwen van het verhaal, zowel tekstueel als visueel, omdat beelden letterlijk voor de ogen van de gebruiker tot bloei komen. De dramatiek van het opkomende doek in live theater en het gebruik van lichten om het podium afwisselend te verduisteren en te verlichten, vormen de oude media die samenkomen in deze techniek. </w:t>
      </w:r>
    </w:p>
    <w:p w14:paraId="00000077"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Maar al deze elementen als scrollen en </w:t>
      </w:r>
      <w:proofErr w:type="spellStart"/>
      <w:r>
        <w:rPr>
          <w:rFonts w:ascii="Euclid Circular A" w:eastAsia="Euclid Circular A" w:hAnsi="Euclid Circular A" w:cs="Euclid Circular A"/>
          <w:color w:val="000000"/>
          <w:sz w:val="24"/>
          <w:szCs w:val="24"/>
        </w:rPr>
        <w:t>videos</w:t>
      </w:r>
      <w:proofErr w:type="spellEnd"/>
      <w:r>
        <w:rPr>
          <w:rFonts w:ascii="Euclid Circular A" w:eastAsia="Euclid Circular A" w:hAnsi="Euclid Circular A" w:cs="Euclid Circular A"/>
          <w:color w:val="000000"/>
          <w:sz w:val="24"/>
          <w:szCs w:val="24"/>
        </w:rPr>
        <w:t>, wanneer ze goed samenwerken zorgen in recente onderzoeken voor diezelfde goedwerkende “</w:t>
      </w:r>
      <w:proofErr w:type="spellStart"/>
      <w:r>
        <w:rPr>
          <w:rFonts w:ascii="Euclid Circular A" w:eastAsia="Euclid Circular A" w:hAnsi="Euclid Circular A" w:cs="Euclid Circular A"/>
          <w:color w:val="000000"/>
          <w:sz w:val="24"/>
          <w:szCs w:val="24"/>
        </w:rPr>
        <w:t>seductive</w:t>
      </w:r>
      <w:proofErr w:type="spellEnd"/>
      <w:r>
        <w:rPr>
          <w:rFonts w:ascii="Euclid Circular A" w:eastAsia="Euclid Circular A" w:hAnsi="Euclid Circular A" w:cs="Euclid Circular A"/>
          <w:color w:val="000000"/>
          <w:sz w:val="24"/>
          <w:szCs w:val="24"/>
        </w:rPr>
        <w:t xml:space="preserve"> details” die positieve emoties opwekken voor de lezer en situationele interesse </w:t>
      </w:r>
      <w:r>
        <w:rPr>
          <w:rFonts w:ascii="Euclid Circular A" w:eastAsia="Euclid Circular A" w:hAnsi="Euclid Circular A" w:cs="Euclid Circular A"/>
          <w:sz w:val="24"/>
          <w:szCs w:val="24"/>
        </w:rPr>
        <w:lastRenderedPageBreak/>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 xml:space="preserve">. Gebruikersbetrokkenheid treedt op wanneer het routineniveau van browsen wordt overschreden en hoogstaande cognitieve en affectieve stimulatie optreedt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w:t>
      </w:r>
    </w:p>
    <w:p w14:paraId="00000078" w14:textId="77777777" w:rsidR="00D42A75"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voorspellende en evaluatieve beoordeling in keuzegedrag.  De resultaten van het waarheidsgetrouwheidsonderzoek van </w:t>
      </w:r>
      <w:proofErr w:type="spellStart"/>
      <w:r>
        <w:rPr>
          <w:rFonts w:ascii="Euclid Circular A" w:eastAsia="Euclid Circular A" w:hAnsi="Euclid Circular A" w:cs="Euclid Circular A"/>
          <w:color w:val="000000"/>
          <w:sz w:val="24"/>
          <w:szCs w:val="24"/>
        </w:rPr>
        <w:t>Rieh</w:t>
      </w:r>
      <w:proofErr w:type="spellEnd"/>
      <w:r>
        <w:rPr>
          <w:rFonts w:ascii="Euclid Circular A" w:eastAsia="Euclid Circular A" w:hAnsi="Euclid Circular A" w:cs="Euclid Circular A"/>
          <w:color w:val="000000"/>
          <w:sz w:val="24"/>
          <w:szCs w:val="24"/>
        </w:rPr>
        <w:t xml:space="preserve"> (2002) bevestigen dat de proefpersonen voorspellingen doen over de volgende webpagina voordat ze deze activeren, en deze voorspellingen weerspiegelen wat de proefpersonen verwachtten dat er zou gebeuren en wat hen uiteindelijk tot actie bracht.  Dit is een voorbeeld van een voorspellend oordeel, en het resulteerde in het openen van een nieuwe webpagina, waardoor de proefpersonen vervolgens een evaluatief oordeel konden vellen, waarbij ze waarden en voorkeuren over de webpagina uitspraken. “</w:t>
      </w:r>
      <w:proofErr w:type="spellStart"/>
      <w:r>
        <w:rPr>
          <w:rFonts w:ascii="Euclid Circular A" w:eastAsia="Euclid Circular A" w:hAnsi="Euclid Circular A" w:cs="Euclid Circular A"/>
          <w:color w:val="000000"/>
          <w:sz w:val="24"/>
          <w:szCs w:val="24"/>
        </w:rPr>
        <w:t>When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evaluation</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page </w:t>
      </w:r>
      <w:proofErr w:type="spellStart"/>
      <w:r>
        <w:rPr>
          <w:rFonts w:ascii="Euclid Circular A" w:eastAsia="Euclid Circular A" w:hAnsi="Euclid Circular A" w:cs="Euclid Circular A"/>
          <w:color w:val="000000"/>
          <w:sz w:val="24"/>
          <w:szCs w:val="24"/>
        </w:rPr>
        <w:t>did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not</w:t>
      </w:r>
      <w:proofErr w:type="spellEnd"/>
      <w:r>
        <w:rPr>
          <w:rFonts w:ascii="Euclid Circular A" w:eastAsia="Euclid Circular A" w:hAnsi="Euclid Circular A" w:cs="Euclid Circular A"/>
          <w:color w:val="000000"/>
          <w:sz w:val="24"/>
          <w:szCs w:val="24"/>
        </w:rPr>
        <w:t xml:space="preserve"> match </w:t>
      </w:r>
      <w:proofErr w:type="spellStart"/>
      <w:r>
        <w:rPr>
          <w:rFonts w:ascii="Euclid Circular A" w:eastAsia="Euclid Circular A" w:hAnsi="Euclid Circular A" w:cs="Euclid Circular A"/>
          <w:color w:val="000000"/>
          <w:sz w:val="24"/>
          <w:szCs w:val="24"/>
        </w:rPr>
        <w:t>their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expectations</w:t>
      </w:r>
      <w:proofErr w:type="spellEnd"/>
      <w:r>
        <w:rPr>
          <w:rFonts w:ascii="Euclid Circular A" w:eastAsia="Euclid Circular A" w:hAnsi="Euclid Circular A" w:cs="Euclid Circular A"/>
          <w:color w:val="000000"/>
          <w:sz w:val="24"/>
          <w:szCs w:val="24"/>
        </w:rPr>
        <w:t xml:space="preserve"> made in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predictive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judgment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subjects </w:t>
      </w:r>
      <w:proofErr w:type="spellStart"/>
      <w:r>
        <w:rPr>
          <w:rFonts w:ascii="Euclid Circular A" w:eastAsia="Euclid Circular A" w:hAnsi="Euclid Circular A" w:cs="Euclid Circular A"/>
          <w:color w:val="000000"/>
          <w:sz w:val="24"/>
          <w:szCs w:val="24"/>
        </w:rPr>
        <w:t>decided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start a new page or go back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a </w:t>
      </w:r>
      <w:proofErr w:type="spellStart"/>
      <w:r>
        <w:rPr>
          <w:rFonts w:ascii="Euclid Circular A" w:eastAsia="Euclid Circular A" w:hAnsi="Euclid Circular A" w:cs="Euclid Circular A"/>
          <w:color w:val="000000"/>
          <w:sz w:val="24"/>
          <w:szCs w:val="24"/>
        </w:rPr>
        <w:t>previous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one</w:t>
      </w:r>
      <w:proofErr w:type="spellEnd"/>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Rieh</w:t>
      </w:r>
      <w:proofErr w:type="spellEnd"/>
      <w:r>
        <w:rPr>
          <w:rFonts w:ascii="Euclid Circular A" w:eastAsia="Euclid Circular A" w:hAnsi="Euclid Circular A" w:cs="Euclid Circular A"/>
          <w:sz w:val="24"/>
          <w:szCs w:val="24"/>
        </w:rPr>
        <w:t>, 2002: p.13)</w:t>
      </w:r>
      <w:r>
        <w:rPr>
          <w:rFonts w:ascii="Euclid Circular A" w:eastAsia="Euclid Circular A" w:hAnsi="Euclid Circular A" w:cs="Euclid Circular A"/>
          <w:color w:val="000000"/>
          <w:sz w:val="24"/>
          <w:szCs w:val="24"/>
        </w:rPr>
        <w:t xml:space="preserve">. Als het evaluatieve oordeel wel overeenkwam met hun voorspellende oordeel, besloten ze de informatie te gebruiken of op de pagina te blijven.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Rieh</w:t>
      </w:r>
      <w:proofErr w:type="spellEnd"/>
      <w:r>
        <w:rPr>
          <w:rFonts w:ascii="Euclid Circular A" w:eastAsia="Euclid Circular A" w:hAnsi="Euclid Circular A" w:cs="Euclid Circular A"/>
          <w:sz w:val="24"/>
          <w:szCs w:val="24"/>
        </w:rPr>
        <w:t>, 2002)</w:t>
      </w:r>
    </w:p>
    <w:p w14:paraId="00000079" w14:textId="77777777" w:rsidR="00D42A75" w:rsidRDefault="00D42A75">
      <w:pPr>
        <w:spacing w:line="360" w:lineRule="auto"/>
        <w:jc w:val="both"/>
        <w:rPr>
          <w:rFonts w:ascii="Euclid Circular A" w:eastAsia="Euclid Circular A" w:hAnsi="Euclid Circular A" w:cs="Euclid Circular A"/>
          <w:color w:val="000000"/>
          <w:sz w:val="24"/>
          <w:szCs w:val="24"/>
        </w:rPr>
      </w:pPr>
    </w:p>
    <w:p w14:paraId="0000007A" w14:textId="77777777" w:rsidR="00D42A75" w:rsidRDefault="00D42A75">
      <w:pPr>
        <w:spacing w:line="360" w:lineRule="auto"/>
        <w:jc w:val="both"/>
        <w:rPr>
          <w:rFonts w:ascii="Euclid Circular A" w:eastAsia="Euclid Circular A" w:hAnsi="Euclid Circular A" w:cs="Euclid Circular A"/>
          <w:color w:val="000000"/>
          <w:sz w:val="24"/>
          <w:szCs w:val="24"/>
        </w:rPr>
      </w:pPr>
    </w:p>
    <w:p w14:paraId="0000007B" w14:textId="77777777" w:rsidR="00D42A75" w:rsidRDefault="00000000">
      <w:pPr>
        <w:spacing w:line="360" w:lineRule="auto"/>
        <w:jc w:val="both"/>
        <w:rPr>
          <w:rFonts w:ascii="Euclid Circular A" w:eastAsia="Euclid Circular A" w:hAnsi="Euclid Circular A" w:cs="Euclid Circular A"/>
          <w:color w:val="000000"/>
          <w:sz w:val="24"/>
          <w:szCs w:val="24"/>
        </w:rPr>
      </w:pPr>
      <w:r>
        <w:br w:type="page"/>
      </w:r>
    </w:p>
    <w:p w14:paraId="0000007C" w14:textId="77777777" w:rsidR="00D42A75" w:rsidRDefault="00000000" w:rsidP="00EC2694">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61" w:name="_heading=h.1t3h5sf" w:colFirst="0" w:colLast="0"/>
      <w:bookmarkEnd w:id="61"/>
      <w:r>
        <w:rPr>
          <w:rFonts w:ascii="Euclid Circular A Semibold" w:eastAsia="Euclid Circular A Semibold" w:hAnsi="Euclid Circular A Semibold" w:cs="Euclid Circular A Semibold"/>
          <w:color w:val="000000"/>
          <w:sz w:val="32"/>
          <w:szCs w:val="32"/>
        </w:rPr>
        <w:lastRenderedPageBreak/>
        <w:t>Methode</w:t>
      </w:r>
    </w:p>
    <w:p w14:paraId="0000007D" w14:textId="77777777" w:rsidR="00D42A75" w:rsidRDefault="00D42A75">
      <w:pPr>
        <w:spacing w:line="360" w:lineRule="auto"/>
        <w:rPr>
          <w:rFonts w:ascii="Euclid Circular A Semibold" w:eastAsia="Euclid Circular A Semibold" w:hAnsi="Euclid Circular A Semibold" w:cs="Euclid Circular A Semibold"/>
          <w:color w:val="000000"/>
          <w:sz w:val="32"/>
          <w:szCs w:val="32"/>
        </w:rPr>
      </w:pPr>
    </w:p>
    <w:p w14:paraId="0000007E" w14:textId="77777777" w:rsidR="00D42A75" w:rsidRDefault="00000000">
      <w:pPr>
        <w:numPr>
          <w:ilvl w:val="0"/>
          <w:numId w:val="2"/>
        </w:numPr>
        <w:pBdr>
          <w:top w:val="nil"/>
          <w:left w:val="nil"/>
          <w:bottom w:val="nil"/>
          <w:right w:val="nil"/>
          <w:between w:val="nil"/>
        </w:pBdr>
        <w:spacing w:after="0"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Analyse van het lezerstijdsbestek zoals onderzoek van </w:t>
      </w:r>
      <w:proofErr w:type="spellStart"/>
      <w:r>
        <w:rPr>
          <w:rFonts w:ascii="Euclid Circular A" w:eastAsia="Euclid Circular A" w:hAnsi="Euclid Circular A" w:cs="Euclid Circular A"/>
          <w:color w:val="000000"/>
          <w:sz w:val="24"/>
          <w:szCs w:val="24"/>
        </w:rPr>
        <w:t>Rieh</w:t>
      </w:r>
      <w:proofErr w:type="spellEnd"/>
      <w:r>
        <w:rPr>
          <w:rFonts w:ascii="Euclid Circular A" w:eastAsia="Euclid Circular A" w:hAnsi="Euclid Circular A" w:cs="Euclid Circular A"/>
          <w:color w:val="000000"/>
          <w:sz w:val="24"/>
          <w:szCs w:val="24"/>
        </w:rPr>
        <w:t xml:space="preserve"> (2002): Vertrouwen een voorspellend oordeel is, dat verwijst naar de toekomst, is geloofwaardigheid een evaluatief oordeel over informatie of berichten waaraan men wordt blootgesteld. Hierin kijkt dit onderzoek naar het evaluatieve oordeel van de informatie van een digitaal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artikel.</w:t>
      </w:r>
    </w:p>
    <w:p w14:paraId="0000007F" w14:textId="77777777" w:rsidR="00D42A75" w:rsidRDefault="00000000">
      <w:pPr>
        <w:numPr>
          <w:ilvl w:val="0"/>
          <w:numId w:val="2"/>
        </w:numPr>
        <w:pBdr>
          <w:top w:val="nil"/>
          <w:left w:val="nil"/>
          <w:bottom w:val="nil"/>
          <w:right w:val="nil"/>
          <w:between w:val="nil"/>
        </w:pBdr>
        <w:spacing w:after="0"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u w:val="single"/>
        </w:rPr>
        <w:t>geloofwaardigheid van de formulering van de boodschap</w:t>
      </w:r>
      <w:r>
        <w:rPr>
          <w:rFonts w:ascii="Euclid Circular A" w:eastAsia="Euclid Circular A" w:hAnsi="Euclid Circular A" w:cs="Euclid Circular A"/>
          <w:color w:val="000000"/>
          <w:sz w:val="24"/>
          <w:szCs w:val="24"/>
        </w:rPr>
        <w:t xml:space="preserve"> zoals in (</w:t>
      </w:r>
      <w:proofErr w:type="spellStart"/>
      <w:r>
        <w:rPr>
          <w:rFonts w:ascii="Euclid Circular A" w:eastAsia="Euclid Circular A" w:hAnsi="Euclid Circular A" w:cs="Euclid Circular A"/>
          <w:color w:val="000000"/>
          <w:sz w:val="24"/>
          <w:szCs w:val="24"/>
        </w:rPr>
        <w:t>Hellmueller</w:t>
      </w:r>
      <w:proofErr w:type="spellEnd"/>
      <w:r>
        <w:rPr>
          <w:rFonts w:ascii="Euclid Circular A" w:eastAsia="Euclid Circular A" w:hAnsi="Euclid Circular A" w:cs="Euclid Circular A"/>
          <w:color w:val="000000"/>
          <w:sz w:val="24"/>
          <w:szCs w:val="24"/>
        </w:rPr>
        <w:t xml:space="preserve"> &amp; Trilling, 2012: p.4).</w:t>
      </w:r>
    </w:p>
    <w:p w14:paraId="00000080" w14:textId="77777777" w:rsidR="00D42A75" w:rsidRDefault="00000000">
      <w:pPr>
        <w:numPr>
          <w:ilvl w:val="0"/>
          <w:numId w:val="2"/>
        </w:numPr>
        <w:pBdr>
          <w:top w:val="nil"/>
          <w:left w:val="nil"/>
          <w:bottom w:val="nil"/>
          <w:right w:val="nil"/>
          <w:between w:val="nil"/>
        </w:pBdr>
        <w:spacing w:line="360" w:lineRule="auto"/>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Metzger</w:t>
      </w:r>
      <w:proofErr w:type="spellEnd"/>
      <w:r>
        <w:rPr>
          <w:rFonts w:ascii="Euclid Circular A" w:eastAsia="Euclid Circular A" w:hAnsi="Euclid Circular A" w:cs="Euclid Circular A"/>
          <w:color w:val="000000"/>
          <w:sz w:val="24"/>
          <w:szCs w:val="24"/>
        </w:rPr>
        <w:t xml:space="preserve"> et al. (2010) worden twee van de vijf heuristieken geïdentificeerd die het publiek gebruikt om de geloofwaardigheid van informatie in een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te beoordelen:</w:t>
      </w:r>
    </w:p>
    <w:p w14:paraId="00000081" w14:textId="77777777" w:rsidR="00D42A75" w:rsidRDefault="00000000">
      <w:pPr>
        <w:numPr>
          <w:ilvl w:val="1"/>
          <w:numId w:val="2"/>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u w:val="single"/>
        </w:rPr>
        <w:t>Aanbeveling</w:t>
      </w:r>
      <w:r>
        <w:rPr>
          <w:rFonts w:ascii="Euclid Circular A" w:eastAsia="Euclid Circular A" w:hAnsi="Euclid Circular A" w:cs="Euclid Circular A"/>
          <w:color w:val="000000"/>
          <w:sz w:val="24"/>
          <w:szCs w:val="24"/>
        </w:rPr>
        <w:t xml:space="preserve">: In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zoals aangetoond in</w:t>
      </w:r>
      <w:r>
        <w:rPr>
          <w:rFonts w:ascii="Euclid Circular A" w:eastAsia="Euclid Circular A" w:hAnsi="Euclid Circular A" w:cs="Euclid Circular A"/>
          <w:color w:val="000000"/>
          <w:sz w:val="24"/>
          <w:szCs w:val="24"/>
          <w:highlight w:val="yellow"/>
        </w:rPr>
        <w:t>…</w:t>
      </w:r>
      <w:r>
        <w:rPr>
          <w:rFonts w:ascii="Euclid Circular A" w:eastAsia="Euclid Circular A" w:hAnsi="Euclid Circular A" w:cs="Euclid Circular A"/>
          <w:color w:val="000000"/>
          <w:sz w:val="24"/>
          <w:szCs w:val="24"/>
        </w:rPr>
        <w:t xml:space="preserve"> laat zien dat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meer worden verspreid en gedeeld door lezers. Wat op basis van de Heuristiek leidt tot een betrouwbaarder journalistiek product.</w:t>
      </w:r>
    </w:p>
    <w:p w14:paraId="00000082" w14:textId="77777777" w:rsidR="00D42A75" w:rsidRDefault="00000000">
      <w:pPr>
        <w:numPr>
          <w:ilvl w:val="1"/>
          <w:numId w:val="2"/>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u w:val="single"/>
        </w:rPr>
        <w:t>Schending van verwachtingen!</w:t>
      </w:r>
      <w:r>
        <w:rPr>
          <w:rFonts w:ascii="Euclid Circular A" w:eastAsia="Euclid Circular A" w:hAnsi="Euclid Circular A" w:cs="Euclid Circular A"/>
          <w:color w:val="000000"/>
          <w:sz w:val="24"/>
          <w:szCs w:val="24"/>
        </w:rPr>
        <w:t>: Lezers hebben kwaliteitsstandaarden, en een hoger beoordeeld kwalitatief product verzadigd de verwachtingen van de lezers, wat positief effect heeft op het vertrouwen.</w:t>
      </w:r>
    </w:p>
    <w:p w14:paraId="00000083" w14:textId="77777777" w:rsidR="00D42A75" w:rsidRDefault="00000000">
      <w:pPr>
        <w:numPr>
          <w:ilvl w:val="0"/>
          <w:numId w:val="2"/>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Lezers onthouden een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langer dan een regulier digitaal artikel, wat direct voordelig is voor het tegengaan van het ‘</w:t>
      </w:r>
      <w:proofErr w:type="spellStart"/>
      <w:r>
        <w:rPr>
          <w:rFonts w:ascii="Euclid Circular A" w:eastAsia="Euclid Circular A" w:hAnsi="Euclid Circular A" w:cs="Euclid Circular A"/>
          <w:color w:val="000000"/>
          <w:sz w:val="24"/>
          <w:szCs w:val="24"/>
        </w:rPr>
        <w:t>sleeper</w:t>
      </w:r>
      <w:proofErr w:type="spellEnd"/>
      <w:r>
        <w:rPr>
          <w:rFonts w:ascii="Euclid Circular A" w:eastAsia="Euclid Circular A" w:hAnsi="Euclid Circular A" w:cs="Euclid Circular A"/>
          <w:color w:val="000000"/>
          <w:sz w:val="24"/>
          <w:szCs w:val="24"/>
        </w:rPr>
        <w:t xml:space="preserve">-effect’. </w:t>
      </w:r>
    </w:p>
    <w:p w14:paraId="00000084" w14:textId="77777777" w:rsidR="00D42A75" w:rsidRDefault="00D42A75">
      <w:pPr>
        <w:spacing w:line="360" w:lineRule="auto"/>
        <w:rPr>
          <w:rFonts w:ascii="Euclid Circular A" w:eastAsia="Euclid Circular A" w:hAnsi="Euclid Circular A" w:cs="Euclid Circular A"/>
          <w:color w:val="000000"/>
          <w:sz w:val="24"/>
          <w:szCs w:val="24"/>
        </w:rPr>
      </w:pPr>
    </w:p>
    <w:p w14:paraId="00000085" w14:textId="77777777" w:rsidR="00D42A75" w:rsidRDefault="00D42A75">
      <w:pPr>
        <w:spacing w:line="360" w:lineRule="auto"/>
        <w:rPr>
          <w:rFonts w:ascii="Euclid Circular A" w:eastAsia="Euclid Circular A" w:hAnsi="Euclid Circular A" w:cs="Euclid Circular A"/>
          <w:color w:val="000000"/>
          <w:sz w:val="24"/>
          <w:szCs w:val="24"/>
        </w:rPr>
      </w:pPr>
    </w:p>
    <w:p w14:paraId="00000086" w14:textId="77777777" w:rsidR="00D42A75" w:rsidRDefault="00000000">
      <w:pPr>
        <w:rPr>
          <w:rFonts w:ascii="Euclid Circular A" w:eastAsia="Euclid Circular A" w:hAnsi="Euclid Circular A" w:cs="Euclid Circular A"/>
          <w:color w:val="000000"/>
          <w:sz w:val="24"/>
          <w:szCs w:val="24"/>
        </w:rPr>
      </w:pPr>
      <w:r>
        <w:br w:type="page"/>
      </w:r>
    </w:p>
    <w:p w14:paraId="00000087" w14:textId="77777777" w:rsidR="00D42A75" w:rsidRDefault="00000000">
      <w:pPr>
        <w:pStyle w:val="Heading2"/>
        <w:spacing w:line="360" w:lineRule="auto"/>
        <w:rPr>
          <w:rFonts w:ascii="Euclid Circular A Semibold" w:eastAsia="Euclid Circular A Semibold" w:hAnsi="Euclid Circular A Semibold" w:cs="Euclid Circular A Semibold"/>
          <w:color w:val="000000"/>
          <w:sz w:val="24"/>
          <w:szCs w:val="24"/>
        </w:rPr>
      </w:pPr>
      <w:bookmarkStart w:id="62" w:name="_heading=h.4d34og8" w:colFirst="0" w:colLast="0"/>
      <w:bookmarkEnd w:id="62"/>
      <w:r>
        <w:rPr>
          <w:rFonts w:ascii="Euclid Circular A Semibold" w:eastAsia="Euclid Circular A Semibold" w:hAnsi="Euclid Circular A Semibold" w:cs="Euclid Circular A Semibold"/>
          <w:color w:val="000000"/>
          <w:sz w:val="24"/>
          <w:szCs w:val="24"/>
        </w:rPr>
        <w:lastRenderedPageBreak/>
        <w:t>Experimenteel onderzoek naar vertrouwen</w:t>
      </w:r>
    </w:p>
    <w:p w14:paraId="00000088" w14:textId="77777777" w:rsidR="00D42A75" w:rsidRDefault="00000000">
      <w:pPr>
        <w:pStyle w:val="Heading3"/>
        <w:spacing w:line="360" w:lineRule="auto"/>
        <w:rPr>
          <w:rFonts w:ascii="Euclid Circular A Semibold" w:eastAsia="Euclid Circular A Semibold" w:hAnsi="Euclid Circular A Semibold" w:cs="Euclid Circular A Semibold"/>
          <w:color w:val="000000"/>
          <w:sz w:val="24"/>
          <w:szCs w:val="24"/>
        </w:rPr>
      </w:pPr>
      <w:bookmarkStart w:id="63" w:name="_heading=h.2s8eyo1" w:colFirst="0" w:colLast="0"/>
      <w:bookmarkEnd w:id="63"/>
      <w:r>
        <w:rPr>
          <w:rFonts w:ascii="Euclid Circular A Semibold" w:eastAsia="Euclid Circular A Semibold" w:hAnsi="Euclid Circular A Semibold" w:cs="Euclid Circular A Semibold"/>
          <w:color w:val="000000"/>
          <w:sz w:val="24"/>
          <w:szCs w:val="24"/>
        </w:rPr>
        <w:t>Methodologische basis voor A/B-testen in journalistiek onderzoek.</w:t>
      </w:r>
    </w:p>
    <w:p w14:paraId="00000089" w14:textId="77777777" w:rsidR="00D42A75" w:rsidRDefault="00000000">
      <w:pPr>
        <w:spacing w:line="360" w:lineRule="auto"/>
        <w:ind w:left="72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Deze scriptie betreft een experiment vorm hierin wordt de methodologie voor het uitvoeren van A/B-testen uiteengezet, met de focus op het meten van de invloed van verschillende journalistieke special-vormen op het publiekvertrouwen. geloofwaardigheid van de inhoud, ondersteund door een experimentele aanpak om deze verbanden te toetsen.</w:t>
      </w:r>
    </w:p>
    <w:p w14:paraId="0000008A" w14:textId="77777777" w:rsidR="00D42A75" w:rsidRDefault="00000000">
      <w:pPr>
        <w:pStyle w:val="Heading3"/>
        <w:spacing w:line="360" w:lineRule="auto"/>
        <w:rPr>
          <w:rFonts w:ascii="Euclid Circular A Semibold" w:eastAsia="Euclid Circular A Semibold" w:hAnsi="Euclid Circular A Semibold" w:cs="Euclid Circular A Semibold"/>
          <w:color w:val="000000"/>
          <w:sz w:val="24"/>
          <w:szCs w:val="24"/>
        </w:rPr>
      </w:pPr>
      <w:bookmarkStart w:id="64" w:name="_heading=h.17dp8vu" w:colFirst="0" w:colLast="0"/>
      <w:bookmarkEnd w:id="64"/>
      <w:r>
        <w:rPr>
          <w:rFonts w:ascii="Euclid Circular A Semibold" w:eastAsia="Euclid Circular A Semibold" w:hAnsi="Euclid Circular A Semibold" w:cs="Euclid Circular A Semibold"/>
          <w:color w:val="000000"/>
          <w:sz w:val="24"/>
          <w:szCs w:val="24"/>
        </w:rPr>
        <w:t>Hypothesen en verbanden tussen special-vorm en publiekvertrouwen.</w:t>
      </w:r>
    </w:p>
    <w:p w14:paraId="0000008B" w14:textId="77777777" w:rsidR="00D42A75" w:rsidRDefault="00D42A75">
      <w:pPr>
        <w:spacing w:line="360" w:lineRule="auto"/>
        <w:rPr>
          <w:rFonts w:ascii="Euclid Circular A" w:eastAsia="Euclid Circular A" w:hAnsi="Euclid Circular A" w:cs="Euclid Circular A"/>
          <w:color w:val="000000"/>
          <w:sz w:val="24"/>
          <w:szCs w:val="24"/>
        </w:rPr>
      </w:pPr>
    </w:p>
    <w:p w14:paraId="0000008C" w14:textId="77777777" w:rsidR="00D42A75"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MANIER OM WEBSITE METHODE OP TE SCHRIJVEN ZOALS EERDER ONDERZOEK:</w:t>
      </w:r>
    </w:p>
    <w:p w14:paraId="0000008D" w14:textId="77777777" w:rsidR="00D42A75"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 Stimulus </w:t>
      </w:r>
      <w:proofErr w:type="spellStart"/>
      <w:r>
        <w:rPr>
          <w:rFonts w:ascii="Euclid Circular A" w:eastAsia="Euclid Circular A" w:hAnsi="Euclid Circular A" w:cs="Euclid Circular A"/>
          <w:color w:val="000000"/>
          <w:sz w:val="24"/>
          <w:szCs w:val="24"/>
        </w:rPr>
        <w:t>Material</w:t>
      </w:r>
      <w:proofErr w:type="spellEnd"/>
      <w:r>
        <w:rPr>
          <w:rFonts w:ascii="Euclid Circular A" w:eastAsia="Euclid Circular A" w:hAnsi="Euclid Circular A" w:cs="Euclid Circular A"/>
          <w:color w:val="000000"/>
          <w:sz w:val="24"/>
          <w:szCs w:val="24"/>
        </w:rPr>
        <w:t xml:space="preserve">. A </w:t>
      </w:r>
      <w:proofErr w:type="spellStart"/>
      <w:r>
        <w:rPr>
          <w:rFonts w:ascii="Euclid Circular A" w:eastAsia="Euclid Circular A" w:hAnsi="Euclid Circular A" w:cs="Euclid Circular A"/>
          <w:color w:val="000000"/>
          <w:sz w:val="24"/>
          <w:szCs w:val="24"/>
        </w:rPr>
        <w:t>news</w:t>
      </w:r>
      <w:proofErr w:type="spellEnd"/>
      <w:r>
        <w:rPr>
          <w:rFonts w:ascii="Euclid Circular A" w:eastAsia="Euclid Circular A" w:hAnsi="Euclid Circular A" w:cs="Euclid Circular A"/>
          <w:color w:val="000000"/>
          <w:sz w:val="24"/>
          <w:szCs w:val="24"/>
        </w:rPr>
        <w:t xml:space="preserve"> website was </w:t>
      </w:r>
      <w:proofErr w:type="spellStart"/>
      <w:r>
        <w:rPr>
          <w:rFonts w:ascii="Euclid Circular A" w:eastAsia="Euclid Circular A" w:hAnsi="Euclid Circular A" w:cs="Euclid Circular A"/>
          <w:color w:val="000000"/>
          <w:sz w:val="24"/>
          <w:szCs w:val="24"/>
        </w:rPr>
        <w:t>especially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constructed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for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use</w:t>
      </w:r>
      <w:proofErr w:type="spellEnd"/>
      <w:r>
        <w:rPr>
          <w:rFonts w:ascii="Euclid Circular A" w:eastAsia="Euclid Circular A" w:hAnsi="Euclid Circular A" w:cs="Euclid Circular A"/>
          <w:color w:val="000000"/>
          <w:sz w:val="24"/>
          <w:szCs w:val="24"/>
        </w:rPr>
        <w:br/>
        <w:t xml:space="preserve">as stimulus </w:t>
      </w:r>
      <w:proofErr w:type="spellStart"/>
      <w:r>
        <w:rPr>
          <w:rFonts w:ascii="Euclid Circular A" w:eastAsia="Euclid Circular A" w:hAnsi="Euclid Circular A" w:cs="Euclid Circular A"/>
          <w:color w:val="000000"/>
          <w:sz w:val="24"/>
          <w:szCs w:val="24"/>
        </w:rPr>
        <w:t>material</w:t>
      </w:r>
      <w:proofErr w:type="spellEnd"/>
      <w:r>
        <w:rPr>
          <w:rFonts w:ascii="Euclid Circular A" w:eastAsia="Euclid Circular A" w:hAnsi="Euclid Circular A" w:cs="Euclid Circular A"/>
          <w:color w:val="000000"/>
          <w:sz w:val="24"/>
          <w:szCs w:val="24"/>
        </w:rPr>
        <w:t xml:space="preserve"> in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experiment. In order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avoid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any</w:t>
      </w:r>
      <w:proofErr w:type="spellEnd"/>
      <w:r>
        <w:rPr>
          <w:rFonts w:ascii="Euclid Circular A" w:eastAsia="Euclid Circular A" w:hAnsi="Euclid Circular A" w:cs="Euclid Circular A"/>
          <w:color w:val="000000"/>
          <w:sz w:val="24"/>
          <w:szCs w:val="24"/>
        </w:rPr>
        <w:t xml:space="preserve"> story-</w:t>
      </w:r>
      <w:proofErr w:type="spellStart"/>
      <w:r>
        <w:rPr>
          <w:rFonts w:ascii="Euclid Circular A" w:eastAsia="Euclid Circular A" w:hAnsi="Euclid Circular A" w:cs="Euclid Circular A"/>
          <w:color w:val="000000"/>
          <w:sz w:val="24"/>
          <w:szCs w:val="24"/>
        </w:rPr>
        <w:t>specific</w:t>
      </w:r>
      <w:proofErr w:type="spellEnd"/>
      <w:r>
        <w:rPr>
          <w:rFonts w:ascii="Euclid Circular A" w:eastAsia="Euclid Circular A" w:hAnsi="Euclid Circular A" w:cs="Euclid Circular A"/>
          <w:color w:val="000000"/>
          <w:sz w:val="24"/>
          <w:szCs w:val="24"/>
        </w:rPr>
        <w:br/>
      </w:r>
      <w:proofErr w:type="spellStart"/>
      <w:r>
        <w:rPr>
          <w:rFonts w:ascii="Euclid Circular A" w:eastAsia="Euclid Circular A" w:hAnsi="Euclid Circular A" w:cs="Euclid Circular A"/>
          <w:color w:val="000000"/>
          <w:sz w:val="24"/>
          <w:szCs w:val="24"/>
        </w:rPr>
        <w:t>effects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extend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study's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generalizability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site </w:t>
      </w:r>
      <w:proofErr w:type="spellStart"/>
      <w:r>
        <w:rPr>
          <w:rFonts w:ascii="Euclid Circular A" w:eastAsia="Euclid Circular A" w:hAnsi="Euclid Circular A" w:cs="Euclid Circular A"/>
          <w:color w:val="000000"/>
          <w:sz w:val="24"/>
          <w:szCs w:val="24"/>
        </w:rPr>
        <w:t>contained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three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news</w:t>
      </w:r>
      <w:proofErr w:type="spellEnd"/>
      <w:r>
        <w:rPr>
          <w:rFonts w:ascii="Euclid Circular A" w:eastAsia="Euclid Circular A" w:hAnsi="Euclid Circular A" w:cs="Euclid Circular A"/>
          <w:color w:val="000000"/>
          <w:sz w:val="24"/>
          <w:szCs w:val="24"/>
        </w:rPr>
        <w:br/>
      </w:r>
      <w:proofErr w:type="spellStart"/>
      <w:r>
        <w:rPr>
          <w:rFonts w:ascii="Euclid Circular A" w:eastAsia="Euclid Circular A" w:hAnsi="Euclid Circular A" w:cs="Euclid Circular A"/>
          <w:color w:val="000000"/>
          <w:sz w:val="24"/>
          <w:szCs w:val="24"/>
        </w:rPr>
        <w:t>stories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instead</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one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their</w:t>
      </w:r>
      <w:proofErr w:type="spellEnd"/>
      <w:r>
        <w:rPr>
          <w:rFonts w:ascii="Euclid Circular A" w:eastAsia="Euclid Circular A" w:hAnsi="Euclid Circular A" w:cs="Euclid Circular A"/>
          <w:color w:val="000000"/>
          <w:sz w:val="24"/>
          <w:szCs w:val="24"/>
        </w:rPr>
        <w:t xml:space="preserve"> headlines </w:t>
      </w:r>
      <w:proofErr w:type="spellStart"/>
      <w:r>
        <w:rPr>
          <w:rFonts w:ascii="Euclid Circular A" w:eastAsia="Euclid Circular A" w:hAnsi="Euclid Circular A" w:cs="Euclid Circular A"/>
          <w:color w:val="000000"/>
          <w:sz w:val="24"/>
          <w:szCs w:val="24"/>
        </w:rPr>
        <w:t>were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displayed</w:t>
      </w:r>
      <w:proofErr w:type="spellEnd"/>
      <w:r>
        <w:rPr>
          <w:rFonts w:ascii="Euclid Circular A" w:eastAsia="Euclid Circular A" w:hAnsi="Euclid Circular A" w:cs="Euclid Circular A"/>
          <w:color w:val="000000"/>
          <w:sz w:val="24"/>
          <w:szCs w:val="24"/>
        </w:rPr>
        <w:t xml:space="preserve"> on a </w:t>
      </w:r>
      <w:proofErr w:type="spellStart"/>
      <w:r>
        <w:rPr>
          <w:rFonts w:ascii="Euclid Circular A" w:eastAsia="Euclid Circular A" w:hAnsi="Euclid Circular A" w:cs="Euclid Circular A"/>
          <w:color w:val="000000"/>
          <w:sz w:val="24"/>
          <w:szCs w:val="24"/>
        </w:rPr>
        <w:t>left</w:t>
      </w:r>
      <w:proofErr w:type="spellEnd"/>
      <w:r>
        <w:rPr>
          <w:rFonts w:ascii="Euclid Circular A" w:eastAsia="Euclid Circular A" w:hAnsi="Euclid Circular A" w:cs="Euclid Circular A"/>
          <w:color w:val="000000"/>
          <w:sz w:val="24"/>
          <w:szCs w:val="24"/>
        </w:rPr>
        <w:t>-hand-side</w:t>
      </w:r>
      <w:r>
        <w:rPr>
          <w:rFonts w:ascii="Euclid Circular A" w:eastAsia="Euclid Circular A" w:hAnsi="Euclid Circular A" w:cs="Euclid Circular A"/>
          <w:color w:val="000000"/>
          <w:sz w:val="24"/>
          <w:szCs w:val="24"/>
        </w:rPr>
        <w:br/>
        <w:t xml:space="preserve">frame at </w:t>
      </w:r>
      <w:proofErr w:type="spellStart"/>
      <w:r>
        <w:rPr>
          <w:rFonts w:ascii="Euclid Circular A" w:eastAsia="Euclid Circular A" w:hAnsi="Euclid Circular A" w:cs="Euclid Circular A"/>
          <w:color w:val="000000"/>
          <w:sz w:val="24"/>
          <w:szCs w:val="24"/>
        </w:rPr>
        <w:t>all</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times</w:t>
      </w:r>
      <w:proofErr w:type="spellEnd"/>
      <w:r>
        <w:rPr>
          <w:rFonts w:ascii="Euclid Circular A" w:eastAsia="Euclid Circular A" w:hAnsi="Euclid Circular A" w:cs="Euclid Circular A"/>
          <w:color w:val="000000"/>
          <w:sz w:val="24"/>
          <w:szCs w:val="24"/>
        </w:rPr>
        <w:t xml:space="preserve"> in alt five treatment </w:t>
      </w:r>
      <w:proofErr w:type="spellStart"/>
      <w:r>
        <w:rPr>
          <w:rFonts w:ascii="Euclid Circular A" w:eastAsia="Euclid Circular A" w:hAnsi="Euclid Circular A" w:cs="Euclid Circular A"/>
          <w:color w:val="000000"/>
          <w:sz w:val="24"/>
          <w:szCs w:val="24"/>
        </w:rPr>
        <w:t>conditions</w:t>
      </w:r>
      <w:proofErr w:type="spellEnd"/>
      <w:r>
        <w:rPr>
          <w:rFonts w:ascii="Euclid Circular A" w:eastAsia="Euclid Circular A" w:hAnsi="Euclid Circular A" w:cs="Euclid Circular A"/>
          <w:color w:val="000000"/>
          <w:sz w:val="24"/>
          <w:szCs w:val="24"/>
        </w:rPr>
        <w:t xml:space="preserve">. These </w:t>
      </w:r>
      <w:proofErr w:type="spellStart"/>
      <w:r>
        <w:rPr>
          <w:rFonts w:ascii="Euclid Circular A" w:eastAsia="Euclid Circular A" w:hAnsi="Euclid Circular A" w:cs="Euclid Circular A"/>
          <w:color w:val="000000"/>
          <w:sz w:val="24"/>
          <w:szCs w:val="24"/>
        </w:rPr>
        <w:t>three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stories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were</w:t>
      </w:r>
      <w:proofErr w:type="spellEnd"/>
      <w:r>
        <w:rPr>
          <w:rFonts w:ascii="Euclid Circular A" w:eastAsia="Euclid Circular A" w:hAnsi="Euclid Circular A" w:cs="Euclid Circular A"/>
          <w:color w:val="000000"/>
          <w:sz w:val="24"/>
          <w:szCs w:val="24"/>
        </w:rPr>
        <w:br/>
      </w:r>
      <w:proofErr w:type="spellStart"/>
      <w:r>
        <w:rPr>
          <w:rFonts w:ascii="Euclid Circular A" w:eastAsia="Euclid Circular A" w:hAnsi="Euclid Circular A" w:cs="Euclid Circular A"/>
          <w:color w:val="000000"/>
          <w:sz w:val="24"/>
          <w:szCs w:val="24"/>
        </w:rPr>
        <w:t>downloaded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from</w:t>
      </w:r>
      <w:proofErr w:type="spellEnd"/>
      <w:r>
        <w:rPr>
          <w:rFonts w:ascii="Euclid Circular A" w:eastAsia="Euclid Circular A" w:hAnsi="Euclid Circular A" w:cs="Euclid Circular A"/>
          <w:color w:val="000000"/>
          <w:sz w:val="24"/>
          <w:szCs w:val="24"/>
        </w:rPr>
        <w:t xml:space="preserve"> websites of major </w:t>
      </w:r>
      <w:proofErr w:type="spellStart"/>
      <w:r>
        <w:rPr>
          <w:rFonts w:ascii="Euclid Circular A" w:eastAsia="Euclid Circular A" w:hAnsi="Euclid Circular A" w:cs="Euclid Circular A"/>
          <w:color w:val="000000"/>
          <w:sz w:val="24"/>
          <w:szCs w:val="24"/>
        </w:rPr>
        <w:t>news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organizations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such</w:t>
      </w:r>
      <w:proofErr w:type="spellEnd"/>
      <w:r>
        <w:rPr>
          <w:rFonts w:ascii="Euclid Circular A" w:eastAsia="Euclid Circular A" w:hAnsi="Euclid Circular A" w:cs="Euclid Circular A"/>
          <w:color w:val="000000"/>
          <w:sz w:val="24"/>
          <w:szCs w:val="24"/>
        </w:rPr>
        <w:t xml:space="preserve"> as CNN. The</w:t>
      </w:r>
      <w:r>
        <w:rPr>
          <w:rFonts w:ascii="Euclid Circular A" w:eastAsia="Euclid Circular A" w:hAnsi="Euclid Circular A" w:cs="Euclid Circular A"/>
          <w:color w:val="000000"/>
          <w:sz w:val="24"/>
          <w:szCs w:val="24"/>
        </w:rPr>
        <w:br/>
        <w:t xml:space="preserve">criteria </w:t>
      </w:r>
      <w:proofErr w:type="spellStart"/>
      <w:r>
        <w:rPr>
          <w:rFonts w:ascii="Euclid Circular A" w:eastAsia="Euclid Circular A" w:hAnsi="Euclid Circular A" w:cs="Euclid Circular A"/>
          <w:color w:val="000000"/>
          <w:sz w:val="24"/>
          <w:szCs w:val="24"/>
        </w:rPr>
        <w:t>for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selection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included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presence</w:t>
      </w:r>
      <w:proofErr w:type="spellEnd"/>
      <w:r>
        <w:rPr>
          <w:rFonts w:ascii="Euclid Circular A" w:eastAsia="Euclid Circular A" w:hAnsi="Euclid Circular A" w:cs="Euclid Circular A"/>
          <w:color w:val="000000"/>
          <w:sz w:val="24"/>
          <w:szCs w:val="24"/>
        </w:rPr>
        <w:t xml:space="preserve"> of picture, audio,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video down-</w:t>
      </w:r>
      <w:r>
        <w:rPr>
          <w:rFonts w:ascii="Euclid Circular A" w:eastAsia="Euclid Circular A" w:hAnsi="Euclid Circular A" w:cs="Euclid Circular A"/>
          <w:color w:val="000000"/>
          <w:sz w:val="24"/>
          <w:szCs w:val="24"/>
        </w:rPr>
        <w:br/>
        <w:t xml:space="preserve">loads </w:t>
      </w:r>
      <w:proofErr w:type="spellStart"/>
      <w:r>
        <w:rPr>
          <w:rFonts w:ascii="Euclid Circular A" w:eastAsia="Euclid Circular A" w:hAnsi="Euclid Circular A" w:cs="Euclid Circular A"/>
          <w:color w:val="000000"/>
          <w:sz w:val="24"/>
          <w:szCs w:val="24"/>
        </w:rPr>
        <w:t>along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with</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story. In </w:t>
      </w:r>
      <w:proofErr w:type="spellStart"/>
      <w:r>
        <w:rPr>
          <w:rFonts w:ascii="Euclid Circular A" w:eastAsia="Euclid Circular A" w:hAnsi="Euclid Circular A" w:cs="Euclid Circular A"/>
          <w:color w:val="000000"/>
          <w:sz w:val="24"/>
          <w:szCs w:val="24"/>
        </w:rPr>
        <w:t>addition</w:t>
      </w:r>
      <w:proofErr w:type="spellEnd"/>
      <w:r>
        <w:rPr>
          <w:rFonts w:ascii="Euclid Circular A" w:eastAsia="Euclid Circular A" w:hAnsi="Euclid Circular A" w:cs="Euclid Circular A"/>
          <w:color w:val="000000"/>
          <w:sz w:val="24"/>
          <w:szCs w:val="24"/>
        </w:rPr>
        <w:t xml:space="preserve">, we made </w:t>
      </w:r>
      <w:proofErr w:type="spellStart"/>
      <w:r>
        <w:rPr>
          <w:rFonts w:ascii="Euclid Circular A" w:eastAsia="Euclid Circular A" w:hAnsi="Euclid Circular A" w:cs="Euclid Circular A"/>
          <w:color w:val="000000"/>
          <w:sz w:val="24"/>
          <w:szCs w:val="24"/>
        </w:rPr>
        <w:t>sure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that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stories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were</w:t>
      </w:r>
      <w:proofErr w:type="spellEnd"/>
      <w:r>
        <w:rPr>
          <w:rFonts w:ascii="Euclid Circular A" w:eastAsia="Euclid Circular A" w:hAnsi="Euclid Circular A" w:cs="Euclid Circular A"/>
          <w:color w:val="000000"/>
          <w:sz w:val="24"/>
          <w:szCs w:val="24"/>
        </w:rPr>
        <w:br/>
      </w:r>
      <w:proofErr w:type="spellStart"/>
      <w:r>
        <w:rPr>
          <w:rFonts w:ascii="Euclid Circular A" w:eastAsia="Euclid Circular A" w:hAnsi="Euclid Circular A" w:cs="Euclid Circular A"/>
          <w:color w:val="000000"/>
          <w:sz w:val="24"/>
          <w:szCs w:val="24"/>
        </w:rPr>
        <w:t>not</w:t>
      </w:r>
      <w:proofErr w:type="spellEnd"/>
      <w:r>
        <w:rPr>
          <w:rFonts w:ascii="Euclid Circular A" w:eastAsia="Euclid Circular A" w:hAnsi="Euclid Circular A" w:cs="Euclid Circular A"/>
          <w:color w:val="000000"/>
          <w:sz w:val="24"/>
          <w:szCs w:val="24"/>
        </w:rPr>
        <w:t xml:space="preserve"> time-</w:t>
      </w:r>
      <w:proofErr w:type="spellStart"/>
      <w:r>
        <w:rPr>
          <w:rFonts w:ascii="Euclid Circular A" w:eastAsia="Euclid Circular A" w:hAnsi="Euclid Circular A" w:cs="Euclid Circular A"/>
          <w:color w:val="000000"/>
          <w:sz w:val="24"/>
          <w:szCs w:val="24"/>
        </w:rPr>
        <w:t>sensitive</w:t>
      </w:r>
      <w:proofErr w:type="spellEnd"/>
      <w:r>
        <w:rPr>
          <w:rFonts w:ascii="Euclid Circular A" w:eastAsia="Euclid Circular A" w:hAnsi="Euclid Circular A" w:cs="Euclid Circular A"/>
          <w:color w:val="000000"/>
          <w:sz w:val="24"/>
          <w:szCs w:val="24"/>
        </w:rPr>
        <w:t xml:space="preserve"> or of </w:t>
      </w:r>
      <w:proofErr w:type="spellStart"/>
      <w:r>
        <w:rPr>
          <w:rFonts w:ascii="Euclid Circular A" w:eastAsia="Euclid Circular A" w:hAnsi="Euclid Circular A" w:cs="Euclid Circular A"/>
          <w:color w:val="000000"/>
          <w:sz w:val="24"/>
          <w:szCs w:val="24"/>
        </w:rPr>
        <w:t>particular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local</w:t>
      </w:r>
      <w:proofErr w:type="spellEnd"/>
      <w:r>
        <w:rPr>
          <w:rFonts w:ascii="Euclid Circular A" w:eastAsia="Euclid Circular A" w:hAnsi="Euclid Circular A" w:cs="Euclid Circular A"/>
          <w:color w:val="000000"/>
          <w:sz w:val="24"/>
          <w:szCs w:val="24"/>
        </w:rPr>
        <w:t xml:space="preserve"> or community interest. Care was</w:t>
      </w:r>
      <w:r>
        <w:rPr>
          <w:rFonts w:ascii="Euclid Circular A" w:eastAsia="Euclid Circular A" w:hAnsi="Euclid Circular A" w:cs="Euclid Circular A"/>
          <w:color w:val="000000"/>
          <w:sz w:val="24"/>
          <w:szCs w:val="24"/>
        </w:rPr>
        <w:br/>
        <w:t xml:space="preserve">taken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ensure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that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stories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included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only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typical</w:t>
      </w:r>
      <w:proofErr w:type="spellEnd"/>
      <w:r>
        <w:rPr>
          <w:rFonts w:ascii="Euclid Circular A" w:eastAsia="Euclid Circular A" w:hAnsi="Euclid Circular A" w:cs="Euclid Circular A"/>
          <w:color w:val="000000"/>
          <w:sz w:val="24"/>
          <w:szCs w:val="24"/>
        </w:rPr>
        <w:t xml:space="preserve">, routine content </w:t>
      </w:r>
      <w:proofErr w:type="spellStart"/>
      <w:r>
        <w:rPr>
          <w:rFonts w:ascii="Euclid Circular A" w:eastAsia="Euclid Circular A" w:hAnsi="Euclid Circular A" w:cs="Euclid Circular A"/>
          <w:color w:val="000000"/>
          <w:sz w:val="24"/>
          <w:szCs w:val="24"/>
        </w:rPr>
        <w:t>which</w:t>
      </w:r>
      <w:proofErr w:type="spellEnd"/>
      <w:r>
        <w:rPr>
          <w:rFonts w:ascii="Euclid Circular A" w:eastAsia="Euclid Circular A" w:hAnsi="Euclid Circular A" w:cs="Euclid Circular A"/>
          <w:color w:val="000000"/>
          <w:sz w:val="24"/>
          <w:szCs w:val="24"/>
        </w:rPr>
        <w:br/>
      </w:r>
      <w:proofErr w:type="spellStart"/>
      <w:r>
        <w:rPr>
          <w:rFonts w:ascii="Euclid Circular A" w:eastAsia="Euclid Circular A" w:hAnsi="Euclid Circular A" w:cs="Euclid Circular A"/>
          <w:color w:val="000000"/>
          <w:sz w:val="24"/>
          <w:szCs w:val="24"/>
        </w:rPr>
        <w:t>would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unlikely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evoke</w:t>
      </w:r>
      <w:proofErr w:type="spellEnd"/>
      <w:r>
        <w:rPr>
          <w:rFonts w:ascii="Euclid Circular A" w:eastAsia="Euclid Circular A" w:hAnsi="Euclid Circular A" w:cs="Euclid Circular A"/>
          <w:color w:val="000000"/>
          <w:sz w:val="24"/>
          <w:szCs w:val="24"/>
        </w:rPr>
        <w:t xml:space="preserve"> strong </w:t>
      </w:r>
      <w:proofErr w:type="spellStart"/>
      <w:r>
        <w:rPr>
          <w:rFonts w:ascii="Euclid Circular A" w:eastAsia="Euclid Circular A" w:hAnsi="Euclid Circular A" w:cs="Euclid Circular A"/>
          <w:color w:val="000000"/>
          <w:sz w:val="24"/>
          <w:szCs w:val="24"/>
        </w:rPr>
        <w:t>positive</w:t>
      </w:r>
      <w:proofErr w:type="spellEnd"/>
      <w:r>
        <w:rPr>
          <w:rFonts w:ascii="Euclid Circular A" w:eastAsia="Euclid Circular A" w:hAnsi="Euclid Circular A" w:cs="Euclid Circular A"/>
          <w:color w:val="000000"/>
          <w:sz w:val="24"/>
          <w:szCs w:val="24"/>
        </w:rPr>
        <w:t xml:space="preserve"> or </w:t>
      </w:r>
      <w:proofErr w:type="spellStart"/>
      <w:r>
        <w:rPr>
          <w:rFonts w:ascii="Euclid Circular A" w:eastAsia="Euclid Circular A" w:hAnsi="Euclid Circular A" w:cs="Euclid Circular A"/>
          <w:color w:val="000000"/>
          <w:sz w:val="24"/>
          <w:szCs w:val="24"/>
        </w:rPr>
        <w:t>negative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emotions</w:t>
      </w:r>
      <w:proofErr w:type="spellEnd"/>
      <w:r>
        <w:rPr>
          <w:rFonts w:ascii="Euclid Circular A" w:eastAsia="Euclid Circular A" w:hAnsi="Euclid Circular A" w:cs="Euclid Circular A"/>
          <w:color w:val="000000"/>
          <w:sz w:val="24"/>
          <w:szCs w:val="24"/>
        </w:rPr>
        <w:t>.^"</w:t>
      </w:r>
      <w:r>
        <w:rPr>
          <w:rFonts w:ascii="Euclid Circular A" w:eastAsia="Euclid Circular A" w:hAnsi="Euclid Circular A" w:cs="Euclid Circular A"/>
          <w:color w:val="000000"/>
          <w:sz w:val="24"/>
          <w:szCs w:val="24"/>
        </w:rPr>
        <w:br/>
        <w:t xml:space="preserve">The website was </w:t>
      </w:r>
      <w:proofErr w:type="spellStart"/>
      <w:r>
        <w:rPr>
          <w:rFonts w:ascii="Euclid Circular A" w:eastAsia="Euclid Circular A" w:hAnsi="Euclid Circular A" w:cs="Euclid Circular A"/>
          <w:color w:val="000000"/>
          <w:sz w:val="24"/>
          <w:szCs w:val="24"/>
        </w:rPr>
        <w:t>laid</w:t>
      </w:r>
      <w:proofErr w:type="spellEnd"/>
      <w:r>
        <w:rPr>
          <w:rFonts w:ascii="Euclid Circular A" w:eastAsia="Euclid Circular A" w:hAnsi="Euclid Circular A" w:cs="Euclid Circular A"/>
          <w:color w:val="000000"/>
          <w:sz w:val="24"/>
          <w:szCs w:val="24"/>
        </w:rPr>
        <w:t xml:space="preserve"> out in </w:t>
      </w:r>
      <w:proofErr w:type="spellStart"/>
      <w:r>
        <w:rPr>
          <w:rFonts w:ascii="Euclid Circular A" w:eastAsia="Euclid Circular A" w:hAnsi="Euclid Circular A" w:cs="Euclid Circular A"/>
          <w:color w:val="000000"/>
          <w:sz w:val="24"/>
          <w:szCs w:val="24"/>
        </w:rPr>
        <w:t>such</w:t>
      </w:r>
      <w:proofErr w:type="spellEnd"/>
      <w:r>
        <w:rPr>
          <w:rFonts w:ascii="Euclid Circular A" w:eastAsia="Euclid Circular A" w:hAnsi="Euclid Circular A" w:cs="Euclid Circular A"/>
          <w:color w:val="000000"/>
          <w:sz w:val="24"/>
          <w:szCs w:val="24"/>
        </w:rPr>
        <w:t xml:space="preserve"> a way </w:t>
      </w:r>
      <w:proofErr w:type="spellStart"/>
      <w:r>
        <w:rPr>
          <w:rFonts w:ascii="Euclid Circular A" w:eastAsia="Euclid Circular A" w:hAnsi="Euclid Circular A" w:cs="Euclid Circular A"/>
          <w:color w:val="000000"/>
          <w:sz w:val="24"/>
          <w:szCs w:val="24"/>
        </w:rPr>
        <w:t>that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it</w:t>
      </w:r>
      <w:proofErr w:type="spellEnd"/>
      <w:r>
        <w:rPr>
          <w:rFonts w:ascii="Euclid Circular A" w:eastAsia="Euclid Circular A" w:hAnsi="Euclid Circular A" w:cs="Euclid Circular A"/>
          <w:color w:val="000000"/>
          <w:sz w:val="24"/>
          <w:szCs w:val="24"/>
        </w:rPr>
        <w:t xml:space="preserve"> had no </w:t>
      </w:r>
      <w:proofErr w:type="spellStart"/>
      <w:r>
        <w:rPr>
          <w:rFonts w:ascii="Euclid Circular A" w:eastAsia="Euclid Circular A" w:hAnsi="Euclid Circular A" w:cs="Euclid Circular A"/>
          <w:color w:val="000000"/>
          <w:sz w:val="24"/>
          <w:szCs w:val="24"/>
        </w:rPr>
        <w:t>masthead</w:t>
      </w:r>
      <w:proofErr w:type="spellEnd"/>
      <w:r>
        <w:rPr>
          <w:rFonts w:ascii="Euclid Circular A" w:eastAsia="Euclid Circular A" w:hAnsi="Euclid Circular A" w:cs="Euclid Circular A"/>
          <w:color w:val="000000"/>
          <w:sz w:val="24"/>
          <w:szCs w:val="24"/>
        </w:rPr>
        <w:t>. A</w:t>
      </w:r>
      <w:r>
        <w:rPr>
          <w:rFonts w:ascii="Euclid Circular A" w:eastAsia="Euclid Circular A" w:hAnsi="Euclid Circular A" w:cs="Euclid Circular A"/>
          <w:color w:val="000000"/>
          <w:sz w:val="24"/>
          <w:szCs w:val="24"/>
        </w:rPr>
        <w:br/>
        <w:t xml:space="preserve">banner ad </w:t>
      </w:r>
      <w:proofErr w:type="spellStart"/>
      <w:r>
        <w:rPr>
          <w:rFonts w:ascii="Euclid Circular A" w:eastAsia="Euclid Circular A" w:hAnsi="Euclid Circular A" w:cs="Euclid Circular A"/>
          <w:color w:val="000000"/>
          <w:sz w:val="24"/>
          <w:szCs w:val="24"/>
        </w:rPr>
        <w:t>for</w:t>
      </w:r>
      <w:proofErr w:type="spellEnd"/>
      <w:r>
        <w:rPr>
          <w:rFonts w:ascii="Euclid Circular A" w:eastAsia="Euclid Circular A" w:hAnsi="Euclid Circular A" w:cs="Euclid Circular A"/>
          <w:color w:val="000000"/>
          <w:sz w:val="24"/>
          <w:szCs w:val="24"/>
        </w:rPr>
        <w:t xml:space="preserve"> CNN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Time's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NrwsStand</w:t>
      </w:r>
      <w:proofErr w:type="spellEnd"/>
      <w:r>
        <w:rPr>
          <w:rFonts w:ascii="Euclid Circular A" w:eastAsia="Euclid Circular A" w:hAnsi="Euclid Circular A" w:cs="Euclid Circular A"/>
          <w:color w:val="000000"/>
          <w:sz w:val="24"/>
          <w:szCs w:val="24"/>
        </w:rPr>
        <w:t xml:space="preserve"> program </w:t>
      </w:r>
      <w:proofErr w:type="spellStart"/>
      <w:r>
        <w:rPr>
          <w:rFonts w:ascii="Euclid Circular A" w:eastAsia="Euclid Circular A" w:hAnsi="Euclid Circular A" w:cs="Euclid Circular A"/>
          <w:color w:val="000000"/>
          <w:sz w:val="24"/>
          <w:szCs w:val="24"/>
        </w:rPr>
        <w:t>took</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its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place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Additional</w:t>
      </w:r>
      <w:proofErr w:type="spellEnd"/>
      <w:r>
        <w:rPr>
          <w:rFonts w:ascii="Euclid Circular A" w:eastAsia="Euclid Circular A" w:hAnsi="Euclid Circular A" w:cs="Euclid Circular A"/>
          <w:color w:val="000000"/>
          <w:sz w:val="24"/>
          <w:szCs w:val="24"/>
        </w:rPr>
        <w:br/>
      </w:r>
      <w:proofErr w:type="spellStart"/>
      <w:r>
        <w:rPr>
          <w:rFonts w:ascii="Euclid Circular A" w:eastAsia="Euclid Circular A" w:hAnsi="Euclid Circular A" w:cs="Euclid Circular A"/>
          <w:color w:val="000000"/>
          <w:sz w:val="24"/>
          <w:szCs w:val="24"/>
        </w:rPr>
        <w:t>ads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for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Showbiz</w:t>
      </w:r>
      <w:proofErr w:type="spellEnd"/>
      <w:r>
        <w:rPr>
          <w:rFonts w:ascii="Euclid Circular A" w:eastAsia="Euclid Circular A" w:hAnsi="Euclid Circular A" w:cs="Euclid Circular A"/>
          <w:color w:val="000000"/>
          <w:sz w:val="24"/>
          <w:szCs w:val="24"/>
        </w:rPr>
        <w:t xml:space="preserve">, Barnes &amp; </w:t>
      </w:r>
      <w:proofErr w:type="spellStart"/>
      <w:r>
        <w:rPr>
          <w:rFonts w:ascii="Euclid Circular A" w:eastAsia="Euclid Circular A" w:hAnsi="Euclid Circular A" w:cs="Euclid Circular A"/>
          <w:color w:val="000000"/>
          <w:sz w:val="24"/>
          <w:szCs w:val="24"/>
        </w:rPr>
        <w:t>Noble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books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E-Card </w:t>
      </w:r>
      <w:proofErr w:type="spellStart"/>
      <w:r>
        <w:rPr>
          <w:rFonts w:ascii="Euclid Circular A" w:eastAsia="Euclid Circular A" w:hAnsi="Euclid Circular A" w:cs="Euclid Circular A"/>
          <w:color w:val="000000"/>
          <w:sz w:val="24"/>
          <w:szCs w:val="24"/>
        </w:rPr>
        <w:t>occupied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left</w:t>
      </w:r>
      <w:proofErr w:type="spellEnd"/>
      <w:r>
        <w:rPr>
          <w:rFonts w:ascii="Euclid Circular A" w:eastAsia="Euclid Circular A" w:hAnsi="Euclid Circular A" w:cs="Euclid Circular A"/>
          <w:color w:val="000000"/>
          <w:sz w:val="24"/>
          <w:szCs w:val="24"/>
        </w:rPr>
        <w:t>-hand-</w:t>
      </w:r>
      <w:r>
        <w:rPr>
          <w:rFonts w:ascii="Euclid Circular A" w:eastAsia="Euclid Circular A" w:hAnsi="Euclid Circular A" w:cs="Euclid Circular A"/>
          <w:color w:val="000000"/>
          <w:sz w:val="24"/>
          <w:szCs w:val="24"/>
        </w:rPr>
        <w:br/>
        <w:t xml:space="preserve">side of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screen. </w:t>
      </w:r>
      <w:proofErr w:type="spellStart"/>
      <w:r>
        <w:rPr>
          <w:rFonts w:ascii="Euclid Circular A" w:eastAsia="Euclid Circular A" w:hAnsi="Euclid Circular A" w:cs="Euclid Circular A"/>
          <w:color w:val="000000"/>
          <w:sz w:val="24"/>
          <w:szCs w:val="24"/>
        </w:rPr>
        <w:t>Animation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served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refresh</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ads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periodically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with</w:t>
      </w:r>
      <w:proofErr w:type="spellEnd"/>
      <w:r>
        <w:rPr>
          <w:rFonts w:ascii="Euclid Circular A" w:eastAsia="Euclid Circular A" w:hAnsi="Euclid Circular A" w:cs="Euclid Circular A"/>
          <w:color w:val="000000"/>
          <w:sz w:val="24"/>
          <w:szCs w:val="24"/>
        </w:rPr>
        <w:t xml:space="preserve"> new</w:t>
      </w:r>
      <w:r>
        <w:rPr>
          <w:rFonts w:ascii="Euclid Circular A" w:eastAsia="Euclid Circular A" w:hAnsi="Euclid Circular A" w:cs="Euclid Circular A"/>
          <w:color w:val="000000"/>
          <w:sz w:val="24"/>
          <w:szCs w:val="24"/>
        </w:rPr>
        <w:br/>
      </w:r>
      <w:proofErr w:type="spellStart"/>
      <w:r>
        <w:rPr>
          <w:rFonts w:ascii="Euclid Circular A" w:eastAsia="Euclid Circular A" w:hAnsi="Euclid Circular A" w:cs="Euclid Circular A"/>
          <w:color w:val="000000"/>
          <w:sz w:val="24"/>
          <w:szCs w:val="24"/>
        </w:rPr>
        <w:t>messages</w:t>
      </w:r>
      <w:proofErr w:type="spellEnd"/>
      <w:r>
        <w:rPr>
          <w:rFonts w:ascii="Euclid Circular A" w:eastAsia="Euclid Circular A" w:hAnsi="Euclid Circular A" w:cs="Euclid Circular A"/>
          <w:color w:val="000000"/>
          <w:sz w:val="24"/>
          <w:szCs w:val="24"/>
        </w:rPr>
        <w:t>.</w:t>
      </w:r>
      <w:r>
        <w:rPr>
          <w:rFonts w:ascii="Euclid Circular A" w:eastAsia="Euclid Circular A" w:hAnsi="Euclid Circular A" w:cs="Euclid Circular A"/>
          <w:color w:val="000000"/>
          <w:sz w:val="24"/>
          <w:szCs w:val="24"/>
        </w:rPr>
        <w:br/>
        <w:t xml:space="preserve">On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main</w:t>
      </w:r>
      <w:proofErr w:type="spellEnd"/>
      <w:r>
        <w:rPr>
          <w:rFonts w:ascii="Euclid Circular A" w:eastAsia="Euclid Circular A" w:hAnsi="Euclid Circular A" w:cs="Euclid Circular A"/>
          <w:color w:val="000000"/>
          <w:sz w:val="24"/>
          <w:szCs w:val="24"/>
        </w:rPr>
        <w:t xml:space="preserve"> frame of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site was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news</w:t>
      </w:r>
      <w:proofErr w:type="spellEnd"/>
      <w:r>
        <w:rPr>
          <w:rFonts w:ascii="Euclid Circular A" w:eastAsia="Euclid Circular A" w:hAnsi="Euclid Circular A" w:cs="Euclid Circular A"/>
          <w:color w:val="000000"/>
          <w:sz w:val="24"/>
          <w:szCs w:val="24"/>
        </w:rPr>
        <w:t xml:space="preserve"> story, </w:t>
      </w:r>
      <w:proofErr w:type="spellStart"/>
      <w:r>
        <w:rPr>
          <w:rFonts w:ascii="Euclid Circular A" w:eastAsia="Euclid Circular A" w:hAnsi="Euclid Circular A" w:cs="Euclid Circular A"/>
          <w:color w:val="000000"/>
          <w:sz w:val="24"/>
          <w:szCs w:val="24"/>
        </w:rPr>
        <w:t>accessed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clicking</w:t>
      </w:r>
      <w:proofErr w:type="spellEnd"/>
      <w:r>
        <w:rPr>
          <w:rFonts w:ascii="Euclid Circular A" w:eastAsia="Euclid Circular A" w:hAnsi="Euclid Circular A" w:cs="Euclid Circular A"/>
          <w:color w:val="000000"/>
          <w:sz w:val="24"/>
          <w:szCs w:val="24"/>
        </w:rPr>
        <w:br/>
      </w:r>
      <w:r>
        <w:rPr>
          <w:rFonts w:ascii="Euclid Circular A" w:eastAsia="Euclid Circular A" w:hAnsi="Euclid Circular A" w:cs="Euclid Circular A"/>
          <w:color w:val="000000"/>
          <w:sz w:val="24"/>
          <w:szCs w:val="24"/>
        </w:rPr>
        <w:lastRenderedPageBreak/>
        <w:t xml:space="preserve">on </w:t>
      </w:r>
      <w:proofErr w:type="spellStart"/>
      <w:r>
        <w:rPr>
          <w:rFonts w:ascii="Euclid Circular A" w:eastAsia="Euclid Circular A" w:hAnsi="Euclid Circular A" w:cs="Euclid Circular A"/>
          <w:color w:val="000000"/>
          <w:sz w:val="24"/>
          <w:szCs w:val="24"/>
        </w:rPr>
        <w:t>one</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headlines on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left</w:t>
      </w:r>
      <w:proofErr w:type="spellEnd"/>
      <w:r>
        <w:rPr>
          <w:rFonts w:ascii="Euclid Circular A" w:eastAsia="Euclid Circular A" w:hAnsi="Euclid Circular A" w:cs="Euclid Circular A"/>
          <w:color w:val="000000"/>
          <w:sz w:val="24"/>
          <w:szCs w:val="24"/>
        </w:rPr>
        <w:t xml:space="preserve">-hand-side frame. The story was </w:t>
      </w:r>
      <w:proofErr w:type="spellStart"/>
      <w:r>
        <w:rPr>
          <w:rFonts w:ascii="Euclid Circular A" w:eastAsia="Euclid Circular A" w:hAnsi="Euclid Circular A" w:cs="Euclid Circular A"/>
          <w:color w:val="000000"/>
          <w:sz w:val="24"/>
          <w:szCs w:val="24"/>
        </w:rPr>
        <w:t>rendered</w:t>
      </w:r>
      <w:proofErr w:type="spellEnd"/>
      <w:r>
        <w:rPr>
          <w:rFonts w:ascii="Euclid Circular A" w:eastAsia="Euclid Circular A" w:hAnsi="Euclid Circular A" w:cs="Euclid Circular A"/>
          <w:color w:val="000000"/>
          <w:sz w:val="24"/>
          <w:szCs w:val="24"/>
        </w:rPr>
        <w:br/>
      </w:r>
      <w:proofErr w:type="spellStart"/>
      <w:r>
        <w:rPr>
          <w:rFonts w:ascii="Euclid Circular A" w:eastAsia="Euclid Circular A" w:hAnsi="Euclid Circular A" w:cs="Euclid Circular A"/>
          <w:color w:val="000000"/>
          <w:sz w:val="24"/>
          <w:szCs w:val="24"/>
        </w:rPr>
        <w:t>navigable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through</w:t>
      </w:r>
      <w:proofErr w:type="spellEnd"/>
      <w:r>
        <w:rPr>
          <w:rFonts w:ascii="Euclid Circular A" w:eastAsia="Euclid Circular A" w:hAnsi="Euclid Circular A" w:cs="Euclid Circular A"/>
          <w:color w:val="000000"/>
          <w:sz w:val="24"/>
          <w:szCs w:val="24"/>
        </w:rPr>
        <w:t xml:space="preserve"> a </w:t>
      </w:r>
      <w:proofErr w:type="spellStart"/>
      <w:r>
        <w:rPr>
          <w:rFonts w:ascii="Euclid Circular A" w:eastAsia="Euclid Circular A" w:hAnsi="Euclid Circular A" w:cs="Euclid Circular A"/>
          <w:color w:val="000000"/>
          <w:sz w:val="24"/>
          <w:szCs w:val="24"/>
        </w:rPr>
        <w:t>scroll</w:t>
      </w:r>
      <w:proofErr w:type="spellEnd"/>
      <w:r>
        <w:rPr>
          <w:rFonts w:ascii="Euclid Circular A" w:eastAsia="Euclid Circular A" w:hAnsi="Euclid Circular A" w:cs="Euclid Circular A"/>
          <w:color w:val="000000"/>
          <w:sz w:val="24"/>
          <w:szCs w:val="24"/>
        </w:rPr>
        <w:t xml:space="preserve"> bar on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right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Sundar</w:t>
      </w:r>
      <w:proofErr w:type="spellEnd"/>
      <w:r>
        <w:rPr>
          <w:rFonts w:ascii="Euclid Circular A" w:eastAsia="Euclid Circular A" w:hAnsi="Euclid Circular A" w:cs="Euclid Circular A"/>
          <w:sz w:val="24"/>
          <w:szCs w:val="24"/>
        </w:rPr>
        <w:t>, 2000)</w:t>
      </w:r>
      <w:r>
        <w:rPr>
          <w:rFonts w:ascii="Euclid Circular A" w:eastAsia="Euclid Circular A" w:hAnsi="Euclid Circular A" w:cs="Euclid Circular A"/>
          <w:color w:val="000000"/>
          <w:sz w:val="24"/>
          <w:szCs w:val="24"/>
        </w:rPr>
        <w:t>.</w:t>
      </w:r>
    </w:p>
    <w:p w14:paraId="0000008E" w14:textId="77777777" w:rsidR="00D42A75"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(2) "How </w:t>
      </w:r>
      <w:proofErr w:type="spellStart"/>
      <w:r>
        <w:rPr>
          <w:rFonts w:ascii="Euclid Circular A" w:eastAsia="Euclid Circular A" w:hAnsi="Euclid Circular A" w:cs="Euclid Circular A"/>
          <w:color w:val="000000"/>
          <w:sz w:val="24"/>
          <w:szCs w:val="24"/>
        </w:rPr>
        <w:t>much</w:t>
      </w:r>
      <w:proofErr w:type="spellEnd"/>
      <w:r>
        <w:rPr>
          <w:rFonts w:ascii="Euclid Circular A" w:eastAsia="Euclid Circular A" w:hAnsi="Euclid Circular A" w:cs="Euclid Circular A"/>
          <w:color w:val="000000"/>
          <w:sz w:val="24"/>
          <w:szCs w:val="24"/>
        </w:rPr>
        <w:t xml:space="preserve"> do </w:t>
      </w:r>
      <w:proofErr w:type="spellStart"/>
      <w:r>
        <w:rPr>
          <w:rFonts w:ascii="Euclid Circular A" w:eastAsia="Euclid Circular A" w:hAnsi="Euclid Circular A" w:cs="Euclid Circular A"/>
          <w:color w:val="000000"/>
          <w:sz w:val="24"/>
          <w:szCs w:val="24"/>
        </w:rPr>
        <w:t>you</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think</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layout</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website</w:t>
      </w:r>
      <w:r>
        <w:rPr>
          <w:rFonts w:ascii="Euclid Circular A" w:eastAsia="Euclid Circular A" w:hAnsi="Euclid Circular A" w:cs="Euclid Circular A"/>
          <w:color w:val="000000"/>
          <w:sz w:val="24"/>
          <w:szCs w:val="24"/>
        </w:rPr>
        <w:br/>
      </w:r>
      <w:proofErr w:type="spellStart"/>
      <w:r>
        <w:rPr>
          <w:rFonts w:ascii="Euclid Circular A" w:eastAsia="Euclid Circular A" w:hAnsi="Euclid Circular A" w:cs="Euclid Circular A"/>
          <w:color w:val="000000"/>
          <w:sz w:val="24"/>
          <w:szCs w:val="24"/>
        </w:rPr>
        <w:t>affected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your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browsing</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information on </w:t>
      </w:r>
      <w:proofErr w:type="spellStart"/>
      <w:r>
        <w:rPr>
          <w:rFonts w:ascii="Euclid Circular A" w:eastAsia="Euclid Circular A" w:hAnsi="Euclid Circular A" w:cs="Euclid Circular A"/>
          <w:color w:val="000000"/>
          <w:sz w:val="24"/>
          <w:szCs w:val="24"/>
        </w:rPr>
        <w:t>it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followed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by</w:t>
      </w:r>
      <w:proofErr w:type="spellEnd"/>
      <w:r>
        <w:rPr>
          <w:rFonts w:ascii="Euclid Circular A" w:eastAsia="Euclid Circular A" w:hAnsi="Euclid Circular A" w:cs="Euclid Circular A"/>
          <w:color w:val="000000"/>
          <w:sz w:val="24"/>
          <w:szCs w:val="24"/>
        </w:rPr>
        <w:t xml:space="preserve"> a</w:t>
      </w:r>
      <w:r>
        <w:rPr>
          <w:rFonts w:ascii="Euclid Circular A" w:eastAsia="Euclid Circular A" w:hAnsi="Euclid Circular A" w:cs="Euclid Circular A"/>
          <w:color w:val="000000"/>
          <w:sz w:val="24"/>
          <w:szCs w:val="24"/>
        </w:rPr>
        <w:br/>
        <w:t xml:space="preserve">10-point </w:t>
      </w:r>
      <w:proofErr w:type="spellStart"/>
      <w:r>
        <w:rPr>
          <w:rFonts w:ascii="Euclid Circular A" w:eastAsia="Euclid Circular A" w:hAnsi="Euclid Circular A" w:cs="Euclid Circular A"/>
          <w:color w:val="000000"/>
          <w:sz w:val="24"/>
          <w:szCs w:val="24"/>
        </w:rPr>
        <w:t>scale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anchored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between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Did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Not</w:t>
      </w:r>
      <w:proofErr w:type="spellEnd"/>
      <w:r>
        <w:rPr>
          <w:rFonts w:ascii="Euclid Circular A" w:eastAsia="Euclid Circular A" w:hAnsi="Euclid Circular A" w:cs="Euclid Circular A"/>
          <w:color w:val="000000"/>
          <w:sz w:val="24"/>
          <w:szCs w:val="24"/>
        </w:rPr>
        <w:t xml:space="preserve"> Affect"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"Af-</w:t>
      </w:r>
      <w:r>
        <w:rPr>
          <w:rFonts w:ascii="Euclid Circular A" w:eastAsia="Euclid Circular A" w:hAnsi="Euclid Circular A" w:cs="Euclid Circular A"/>
          <w:color w:val="000000"/>
          <w:sz w:val="24"/>
          <w:szCs w:val="24"/>
        </w:rPr>
        <w:br/>
      </w:r>
      <w:proofErr w:type="spellStart"/>
      <w:r>
        <w:rPr>
          <w:rFonts w:ascii="Euclid Circular A" w:eastAsia="Euclid Circular A" w:hAnsi="Euclid Circular A" w:cs="Euclid Circular A"/>
          <w:color w:val="000000"/>
          <w:sz w:val="24"/>
          <w:szCs w:val="24"/>
        </w:rPr>
        <w:t>fected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Very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Much</w:t>
      </w:r>
      <w:proofErr w:type="spellEnd"/>
      <w:r>
        <w:rPr>
          <w:rFonts w:ascii="Euclid Circular A" w:eastAsia="Euclid Circular A" w:hAnsi="Euclid Circular A" w:cs="Euclid Circular A"/>
          <w:color w:val="000000"/>
          <w:sz w:val="24"/>
          <w:szCs w:val="24"/>
        </w:rPr>
        <w:t>."</w:t>
      </w:r>
    </w:p>
    <w:p w14:paraId="0000008F" w14:textId="77777777" w:rsidR="00D42A75" w:rsidRDefault="00D42A75">
      <w:pPr>
        <w:spacing w:line="360" w:lineRule="auto"/>
        <w:rPr>
          <w:rFonts w:ascii="Euclid Circular A" w:eastAsia="Euclid Circular A" w:hAnsi="Euclid Circular A" w:cs="Euclid Circular A"/>
          <w:color w:val="000000"/>
          <w:sz w:val="24"/>
          <w:szCs w:val="24"/>
        </w:rPr>
      </w:pPr>
    </w:p>
    <w:p w14:paraId="00000090" w14:textId="77777777" w:rsidR="00D42A75" w:rsidRDefault="00D42A75">
      <w:pPr>
        <w:spacing w:line="360" w:lineRule="auto"/>
        <w:rPr>
          <w:rFonts w:ascii="Euclid Circular A" w:eastAsia="Euclid Circular A" w:hAnsi="Euclid Circular A" w:cs="Euclid Circular A"/>
          <w:color w:val="000000"/>
          <w:sz w:val="24"/>
          <w:szCs w:val="24"/>
        </w:rPr>
      </w:pPr>
    </w:p>
    <w:p w14:paraId="00000091" w14:textId="77777777" w:rsidR="00D42A75" w:rsidRDefault="00000000">
      <w:pPr>
        <w:rPr>
          <w:rFonts w:ascii="Euclid Circular A" w:eastAsia="Euclid Circular A" w:hAnsi="Euclid Circular A" w:cs="Euclid Circular A"/>
          <w:color w:val="000000"/>
          <w:sz w:val="24"/>
          <w:szCs w:val="24"/>
        </w:rPr>
      </w:pPr>
      <w:r>
        <w:br w:type="page"/>
      </w:r>
    </w:p>
    <w:p w14:paraId="00000092" w14:textId="77777777" w:rsidR="00D42A75" w:rsidRDefault="00000000" w:rsidP="00EC2694">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65" w:name="_heading=h.3rdcrjn" w:colFirst="0" w:colLast="0"/>
      <w:bookmarkEnd w:id="65"/>
      <w:r>
        <w:rPr>
          <w:rFonts w:ascii="Euclid Circular A Semibold" w:eastAsia="Euclid Circular A Semibold" w:hAnsi="Euclid Circular A Semibold" w:cs="Euclid Circular A Semibold"/>
          <w:color w:val="000000"/>
          <w:sz w:val="32"/>
          <w:szCs w:val="32"/>
        </w:rPr>
        <w:lastRenderedPageBreak/>
        <w:t>Resultaten</w:t>
      </w:r>
    </w:p>
    <w:p w14:paraId="00000093" w14:textId="77777777" w:rsidR="00D42A75" w:rsidRDefault="00000000">
      <w:pPr>
        <w:spacing w:line="360" w:lineRule="auto"/>
        <w:rPr>
          <w:rFonts w:ascii="Euclid Circular A Semibold" w:eastAsia="Euclid Circular A Semibold" w:hAnsi="Euclid Circular A Semibold" w:cs="Euclid Circular A Semibold"/>
          <w:color w:val="000000"/>
          <w:sz w:val="32"/>
          <w:szCs w:val="32"/>
        </w:rPr>
      </w:pPr>
      <w:r>
        <w:br w:type="page"/>
      </w:r>
    </w:p>
    <w:p w14:paraId="00000094" w14:textId="77777777" w:rsidR="00D42A75" w:rsidRDefault="00000000" w:rsidP="00EC2694">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66" w:name="_heading=h.26in1rg" w:colFirst="0" w:colLast="0"/>
      <w:bookmarkEnd w:id="66"/>
      <w:r>
        <w:rPr>
          <w:rFonts w:ascii="Euclid Circular A Semibold" w:eastAsia="Euclid Circular A Semibold" w:hAnsi="Euclid Circular A Semibold" w:cs="Euclid Circular A Semibold"/>
          <w:color w:val="000000"/>
          <w:sz w:val="32"/>
          <w:szCs w:val="32"/>
        </w:rPr>
        <w:lastRenderedPageBreak/>
        <w:t>Conclusies en Discussie</w:t>
      </w:r>
    </w:p>
    <w:p w14:paraId="00000095" w14:textId="77777777" w:rsidR="00D42A75" w:rsidRDefault="00000000">
      <w:pPr>
        <w:spacing w:line="360" w:lineRule="auto"/>
        <w:rPr>
          <w:rFonts w:ascii="Euclid Circular A Semibold" w:eastAsia="Euclid Circular A Semibold" w:hAnsi="Euclid Circular A Semibold" w:cs="Euclid Circular A Semibold"/>
          <w:color w:val="000000"/>
          <w:sz w:val="32"/>
          <w:szCs w:val="32"/>
        </w:rPr>
      </w:pPr>
      <w:r>
        <w:br w:type="page"/>
      </w:r>
    </w:p>
    <w:p w14:paraId="00000096" w14:textId="77777777" w:rsidR="00D42A75" w:rsidRDefault="00000000" w:rsidP="00EC2694">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67" w:name="_heading=h.lnxbz9" w:colFirst="0" w:colLast="0"/>
      <w:bookmarkEnd w:id="67"/>
      <w:r>
        <w:rPr>
          <w:rFonts w:ascii="Euclid Circular A Semibold" w:eastAsia="Euclid Circular A Semibold" w:hAnsi="Euclid Circular A Semibold" w:cs="Euclid Circular A Semibold"/>
          <w:color w:val="000000"/>
          <w:sz w:val="32"/>
          <w:szCs w:val="32"/>
        </w:rPr>
        <w:lastRenderedPageBreak/>
        <w:t>Referenties</w:t>
      </w:r>
    </w:p>
    <w:p w14:paraId="00000097"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Berlo, D. K., </w:t>
      </w:r>
      <w:proofErr w:type="spellStart"/>
      <w:r>
        <w:rPr>
          <w:rFonts w:ascii="Euclid Circular A" w:eastAsia="Euclid Circular A" w:hAnsi="Euclid Circular A" w:cs="Euclid Circular A"/>
          <w:color w:val="000000"/>
          <w:sz w:val="20"/>
          <w:szCs w:val="20"/>
        </w:rPr>
        <w:t>Lemert</w:t>
      </w:r>
      <w:proofErr w:type="spellEnd"/>
      <w:r>
        <w:rPr>
          <w:rFonts w:ascii="Euclid Circular A" w:eastAsia="Euclid Circular A" w:hAnsi="Euclid Circular A" w:cs="Euclid Circular A"/>
          <w:color w:val="000000"/>
          <w:sz w:val="20"/>
          <w:szCs w:val="20"/>
        </w:rPr>
        <w:t xml:space="preserve">, J. B., &amp; </w:t>
      </w:r>
      <w:proofErr w:type="spellStart"/>
      <w:r>
        <w:rPr>
          <w:rFonts w:ascii="Euclid Circular A" w:eastAsia="Euclid Circular A" w:hAnsi="Euclid Circular A" w:cs="Euclid Circular A"/>
          <w:color w:val="000000"/>
          <w:sz w:val="20"/>
          <w:szCs w:val="20"/>
        </w:rPr>
        <w:t>Mertz</w:t>
      </w:r>
      <w:proofErr w:type="spellEnd"/>
      <w:r>
        <w:rPr>
          <w:rFonts w:ascii="Euclid Circular A" w:eastAsia="Euclid Circular A" w:hAnsi="Euclid Circular A" w:cs="Euclid Circular A"/>
          <w:color w:val="000000"/>
          <w:sz w:val="20"/>
          <w:szCs w:val="20"/>
        </w:rPr>
        <w:t xml:space="preserve">, R. J. (1969). </w:t>
      </w:r>
      <w:proofErr w:type="spellStart"/>
      <w:r>
        <w:rPr>
          <w:rFonts w:ascii="Euclid Circular A" w:eastAsia="Euclid Circular A" w:hAnsi="Euclid Circular A" w:cs="Euclid Circular A"/>
          <w:color w:val="000000"/>
          <w:sz w:val="20"/>
          <w:szCs w:val="20"/>
        </w:rPr>
        <w:t>Dimensions</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for</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Evaluating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Acceptability</w:t>
      </w:r>
      <w:proofErr w:type="spellEnd"/>
      <w:r>
        <w:rPr>
          <w:rFonts w:ascii="Euclid Circular A" w:eastAsia="Euclid Circular A" w:hAnsi="Euclid Circular A" w:cs="Euclid Circular A"/>
          <w:color w:val="000000"/>
          <w:sz w:val="20"/>
          <w:szCs w:val="20"/>
        </w:rPr>
        <w:t xml:space="preserve"> of Message Sources. </w:t>
      </w:r>
      <w:r>
        <w:rPr>
          <w:rFonts w:ascii="Euclid Circular A" w:eastAsia="Euclid Circular A" w:hAnsi="Euclid Circular A" w:cs="Euclid Circular A"/>
          <w:i/>
          <w:color w:val="000000"/>
          <w:sz w:val="20"/>
          <w:szCs w:val="20"/>
        </w:rPr>
        <w:t xml:space="preserve">Public Opinion </w:t>
      </w:r>
      <w:proofErr w:type="spellStart"/>
      <w:r>
        <w:rPr>
          <w:rFonts w:ascii="Euclid Circular A" w:eastAsia="Euclid Circular A" w:hAnsi="Euclid Circular A" w:cs="Euclid Circular A"/>
          <w:i/>
          <w:color w:val="000000"/>
          <w:sz w:val="20"/>
          <w:szCs w:val="20"/>
        </w:rPr>
        <w:t>Quarterly</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33</w:t>
      </w:r>
      <w:r>
        <w:rPr>
          <w:rFonts w:ascii="Euclid Circular A" w:eastAsia="Euclid Circular A" w:hAnsi="Euclid Circular A" w:cs="Euclid Circular A"/>
          <w:color w:val="000000"/>
          <w:sz w:val="20"/>
          <w:szCs w:val="20"/>
        </w:rPr>
        <w:t>(4), 563–576.</w:t>
      </w:r>
    </w:p>
    <w:p w14:paraId="00000098"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Davis, W. (2023, </w:t>
      </w:r>
      <w:proofErr w:type="spellStart"/>
      <w:r>
        <w:rPr>
          <w:rFonts w:ascii="Euclid Circular A" w:eastAsia="Euclid Circular A" w:hAnsi="Euclid Circular A" w:cs="Euclid Circular A"/>
          <w:color w:val="000000"/>
          <w:sz w:val="20"/>
          <w:szCs w:val="20"/>
        </w:rPr>
        <w:t>July</w:t>
      </w:r>
      <w:proofErr w:type="spellEnd"/>
      <w:r>
        <w:rPr>
          <w:rFonts w:ascii="Euclid Circular A" w:eastAsia="Euclid Circular A" w:hAnsi="Euclid Circular A" w:cs="Euclid Circular A"/>
          <w:color w:val="000000"/>
          <w:sz w:val="20"/>
          <w:szCs w:val="20"/>
        </w:rPr>
        <w:t xml:space="preserve"> 24). Twitter is </w:t>
      </w:r>
      <w:proofErr w:type="spellStart"/>
      <w:r>
        <w:rPr>
          <w:rFonts w:ascii="Euclid Circular A" w:eastAsia="Euclid Circular A" w:hAnsi="Euclid Circular A" w:cs="Euclid Circular A"/>
          <w:color w:val="000000"/>
          <w:sz w:val="20"/>
          <w:szCs w:val="20"/>
        </w:rPr>
        <w:t>being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rebranded</w:t>
      </w:r>
      <w:proofErr w:type="spellEnd"/>
      <w:r>
        <w:rPr>
          <w:rFonts w:ascii="Euclid Circular A" w:eastAsia="Euclid Circular A" w:hAnsi="Euclid Circular A" w:cs="Euclid Circular A"/>
          <w:color w:val="000000"/>
          <w:sz w:val="20"/>
          <w:szCs w:val="20"/>
        </w:rPr>
        <w:t xml:space="preserve"> as X. </w:t>
      </w:r>
      <w:r>
        <w:rPr>
          <w:rFonts w:ascii="Euclid Circular A" w:eastAsia="Euclid Circular A" w:hAnsi="Euclid Circular A" w:cs="Euclid Circular A"/>
          <w:i/>
          <w:color w:val="000000"/>
          <w:sz w:val="20"/>
          <w:szCs w:val="20"/>
        </w:rPr>
        <w:t xml:space="preserve">The </w:t>
      </w:r>
      <w:proofErr w:type="spellStart"/>
      <w:r>
        <w:rPr>
          <w:rFonts w:ascii="Euclid Circular A" w:eastAsia="Euclid Circular A" w:hAnsi="Euclid Circular A" w:cs="Euclid Circular A"/>
          <w:i/>
          <w:color w:val="000000"/>
          <w:sz w:val="20"/>
          <w:szCs w:val="20"/>
        </w:rPr>
        <w:t>Verge</w:t>
      </w:r>
      <w:proofErr w:type="spellEnd"/>
      <w:r>
        <w:rPr>
          <w:rFonts w:ascii="Euclid Circular A" w:eastAsia="Euclid Circular A" w:hAnsi="Euclid Circular A" w:cs="Euclid Circular A"/>
          <w:color w:val="000000"/>
          <w:sz w:val="20"/>
          <w:szCs w:val="20"/>
        </w:rPr>
        <w:t>. https://www.theverge.com/2023/7/23/23804629/twitters-rebrand-to-x-may-actually-be-happening-soon</w:t>
      </w:r>
    </w:p>
    <w:p w14:paraId="00000099"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Deuze</w:t>
      </w:r>
      <w:proofErr w:type="spellEnd"/>
      <w:r>
        <w:rPr>
          <w:rFonts w:ascii="Euclid Circular A" w:eastAsia="Euclid Circular A" w:hAnsi="Euclid Circular A" w:cs="Euclid Circular A"/>
          <w:color w:val="000000"/>
          <w:sz w:val="20"/>
          <w:szCs w:val="20"/>
        </w:rPr>
        <w:t xml:space="preserve">, M. (2001). </w:t>
      </w:r>
      <w:proofErr w:type="spellStart"/>
      <w:r>
        <w:rPr>
          <w:rFonts w:ascii="Euclid Circular A" w:eastAsia="Euclid Circular A" w:hAnsi="Euclid Circular A" w:cs="Euclid Circular A"/>
          <w:color w:val="000000"/>
          <w:sz w:val="20"/>
          <w:szCs w:val="20"/>
        </w:rPr>
        <w:t>Modelling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First </w:t>
      </w:r>
      <w:proofErr w:type="spellStart"/>
      <w:r>
        <w:rPr>
          <w:rFonts w:ascii="Euclid Circular A" w:eastAsia="Euclid Circular A" w:hAnsi="Euclid Circular A" w:cs="Euclid Circular A"/>
          <w:color w:val="000000"/>
          <w:sz w:val="20"/>
          <w:szCs w:val="20"/>
        </w:rPr>
        <w:t>Generation</w:t>
      </w:r>
      <w:proofErr w:type="spellEnd"/>
      <w:r>
        <w:rPr>
          <w:rFonts w:ascii="Euclid Circular A" w:eastAsia="Euclid Circular A" w:hAnsi="Euclid Circular A" w:cs="Euclid Circular A"/>
          <w:color w:val="000000"/>
          <w:sz w:val="20"/>
          <w:szCs w:val="20"/>
        </w:rPr>
        <w:t xml:space="preserve"> of News Media on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World Wide Web. </w:t>
      </w:r>
      <w:r>
        <w:rPr>
          <w:rFonts w:ascii="Euclid Circular A" w:eastAsia="Euclid Circular A" w:hAnsi="Euclid Circular A" w:cs="Euclid Circular A"/>
          <w:i/>
          <w:color w:val="000000"/>
          <w:sz w:val="20"/>
          <w:szCs w:val="20"/>
        </w:rPr>
        <w:t xml:space="preserve">Online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6</w:t>
      </w:r>
      <w:r>
        <w:rPr>
          <w:rFonts w:ascii="Euclid Circular A" w:eastAsia="Euclid Circular A" w:hAnsi="Euclid Circular A" w:cs="Euclid Circular A"/>
          <w:color w:val="000000"/>
          <w:sz w:val="20"/>
          <w:szCs w:val="20"/>
        </w:rPr>
        <w:t>. https://firstmonday.org/ojs/index.php/fm/article/download/893/802?inline=1</w:t>
      </w:r>
    </w:p>
    <w:p w14:paraId="0000009A"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Diekerhof</w:t>
      </w:r>
      <w:proofErr w:type="spellEnd"/>
      <w:r>
        <w:rPr>
          <w:rFonts w:ascii="Euclid Circular A" w:eastAsia="Euclid Circular A" w:hAnsi="Euclid Circular A" w:cs="Euclid Circular A"/>
          <w:color w:val="000000"/>
          <w:sz w:val="20"/>
          <w:szCs w:val="20"/>
        </w:rPr>
        <w:t xml:space="preserve">, E. (2021). </w:t>
      </w:r>
      <w:proofErr w:type="spellStart"/>
      <w:r>
        <w:rPr>
          <w:rFonts w:ascii="Euclid Circular A" w:eastAsia="Euclid Circular A" w:hAnsi="Euclid Circular A" w:cs="Euclid Circular A"/>
          <w:color w:val="000000"/>
          <w:sz w:val="20"/>
          <w:szCs w:val="20"/>
        </w:rPr>
        <w:t>Changing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Journalistic</w:t>
      </w:r>
      <w:proofErr w:type="spellEnd"/>
      <w:r>
        <w:rPr>
          <w:rFonts w:ascii="Euclid Circular A" w:eastAsia="Euclid Circular A" w:hAnsi="Euclid Circular A" w:cs="Euclid Circular A"/>
          <w:color w:val="000000"/>
          <w:sz w:val="20"/>
          <w:szCs w:val="20"/>
        </w:rPr>
        <w:t xml:space="preserve"> Information-</w:t>
      </w:r>
      <w:proofErr w:type="spellStart"/>
      <w:r>
        <w:rPr>
          <w:rFonts w:ascii="Euclid Circular A" w:eastAsia="Euclid Circular A" w:hAnsi="Euclid Circular A" w:cs="Euclid Circular A"/>
          <w:color w:val="000000"/>
          <w:sz w:val="20"/>
          <w:szCs w:val="20"/>
        </w:rPr>
        <w:t>Gathering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Practices</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Reliability</w:t>
      </w:r>
      <w:proofErr w:type="spellEnd"/>
      <w:r>
        <w:rPr>
          <w:rFonts w:ascii="Euclid Circular A" w:eastAsia="Euclid Circular A" w:hAnsi="Euclid Circular A" w:cs="Euclid Circular A"/>
          <w:color w:val="000000"/>
          <w:sz w:val="20"/>
          <w:szCs w:val="20"/>
        </w:rPr>
        <w:t xml:space="preserve"> in </w:t>
      </w:r>
      <w:proofErr w:type="spellStart"/>
      <w:r>
        <w:rPr>
          <w:rFonts w:ascii="Euclid Circular A" w:eastAsia="Euclid Circular A" w:hAnsi="Euclid Circular A" w:cs="Euclid Circular A"/>
          <w:color w:val="000000"/>
          <w:sz w:val="20"/>
          <w:szCs w:val="20"/>
        </w:rPr>
        <w:t>Everyday</w:t>
      </w:r>
      <w:proofErr w:type="spellEnd"/>
      <w:r>
        <w:rPr>
          <w:rFonts w:ascii="Euclid Circular A" w:eastAsia="Euclid Circular A" w:hAnsi="Euclid Circular A" w:cs="Euclid Circular A"/>
          <w:color w:val="000000"/>
          <w:sz w:val="20"/>
          <w:szCs w:val="20"/>
        </w:rPr>
        <w:t xml:space="preserve"> Information </w:t>
      </w:r>
      <w:proofErr w:type="spellStart"/>
      <w:r>
        <w:rPr>
          <w:rFonts w:ascii="Euclid Circular A" w:eastAsia="Euclid Circular A" w:hAnsi="Euclid Circular A" w:cs="Euclid Circular A"/>
          <w:color w:val="000000"/>
          <w:sz w:val="20"/>
          <w:szCs w:val="20"/>
        </w:rPr>
        <w:t>Gathering</w:t>
      </w:r>
      <w:proofErr w:type="spellEnd"/>
      <w:r>
        <w:rPr>
          <w:rFonts w:ascii="Euclid Circular A" w:eastAsia="Euclid Circular A" w:hAnsi="Euclid Circular A" w:cs="Euclid Circular A"/>
          <w:color w:val="000000"/>
          <w:sz w:val="20"/>
          <w:szCs w:val="20"/>
        </w:rPr>
        <w:t xml:space="preserve"> in High-</w:t>
      </w:r>
      <w:proofErr w:type="spellStart"/>
      <w:r>
        <w:rPr>
          <w:rFonts w:ascii="Euclid Circular A" w:eastAsia="Euclid Circular A" w:hAnsi="Euclid Circular A" w:cs="Euclid Circular A"/>
          <w:color w:val="000000"/>
          <w:sz w:val="20"/>
          <w:szCs w:val="20"/>
        </w:rPr>
        <w:t>SpeedNewsrooms</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Practice</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17</w:t>
      </w:r>
      <w:r>
        <w:rPr>
          <w:rFonts w:ascii="Euclid Circular A" w:eastAsia="Euclid Circular A" w:hAnsi="Euclid Circular A" w:cs="Euclid Circular A"/>
          <w:color w:val="000000"/>
          <w:sz w:val="20"/>
          <w:szCs w:val="20"/>
        </w:rPr>
        <w:t>(3), 411–428. https://doi.org/10.1080/17512786.2021.1922300</w:t>
      </w:r>
    </w:p>
    <w:p w14:paraId="0000009B"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i/>
          <w:color w:val="000000"/>
          <w:sz w:val="20"/>
          <w:szCs w:val="20"/>
        </w:rPr>
        <w:t xml:space="preserve">Digital </w:t>
      </w:r>
      <w:proofErr w:type="spellStart"/>
      <w:r>
        <w:rPr>
          <w:rFonts w:ascii="Euclid Circular A" w:eastAsia="Euclid Circular A" w:hAnsi="Euclid Circular A" w:cs="Euclid Circular A"/>
          <w:i/>
          <w:color w:val="000000"/>
          <w:sz w:val="20"/>
          <w:szCs w:val="20"/>
        </w:rPr>
        <w:t>news</w:t>
      </w:r>
      <w:proofErr w:type="spellEnd"/>
      <w:r>
        <w:rPr>
          <w:rFonts w:ascii="Euclid Circular A" w:eastAsia="Euclid Circular A" w:hAnsi="Euclid Circular A" w:cs="Euclid Circular A"/>
          <w:i/>
          <w:color w:val="000000"/>
          <w:sz w:val="20"/>
          <w:szCs w:val="20"/>
        </w:rPr>
        <w:t xml:space="preserve"> Report</w:t>
      </w:r>
      <w:r>
        <w:rPr>
          <w:rFonts w:ascii="Euclid Circular A" w:eastAsia="Euclid Circular A" w:hAnsi="Euclid Circular A" w:cs="Euclid Circular A"/>
          <w:color w:val="000000"/>
          <w:sz w:val="20"/>
          <w:szCs w:val="20"/>
        </w:rPr>
        <w:t xml:space="preserve"> (Nederland). (2024). Commissariaat voor de Media. https://www.cvdm.nl/nieuws/digital-news-report-nederland-2024-interesse-in-nieuws-neemt-af-vertrouwen-in-nieuws-daalt-licht/</w:t>
      </w:r>
    </w:p>
    <w:p w14:paraId="0000009C"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Dowling</w:t>
      </w:r>
      <w:proofErr w:type="spellEnd"/>
      <w:r>
        <w:rPr>
          <w:rFonts w:ascii="Euclid Circular A" w:eastAsia="Euclid Circular A" w:hAnsi="Euclid Circular A" w:cs="Euclid Circular A"/>
          <w:color w:val="000000"/>
          <w:sz w:val="20"/>
          <w:szCs w:val="20"/>
        </w:rPr>
        <w:t xml:space="preserve">, D., &amp; </w:t>
      </w:r>
      <w:proofErr w:type="spellStart"/>
      <w:r>
        <w:rPr>
          <w:rFonts w:ascii="Euclid Circular A" w:eastAsia="Euclid Circular A" w:hAnsi="Euclid Circular A" w:cs="Euclid Circular A"/>
          <w:color w:val="000000"/>
          <w:sz w:val="20"/>
          <w:szCs w:val="20"/>
        </w:rPr>
        <w:t>Vogan</w:t>
      </w:r>
      <w:proofErr w:type="spellEnd"/>
      <w:r>
        <w:rPr>
          <w:rFonts w:ascii="Euclid Circular A" w:eastAsia="Euclid Circular A" w:hAnsi="Euclid Circular A" w:cs="Euclid Circular A"/>
          <w:color w:val="000000"/>
          <w:sz w:val="20"/>
          <w:szCs w:val="20"/>
        </w:rPr>
        <w:t xml:space="preserve">, T. (2014). </w:t>
      </w:r>
      <w:proofErr w:type="spellStart"/>
      <w:r>
        <w:rPr>
          <w:rFonts w:ascii="Euclid Circular A" w:eastAsia="Euclid Circular A" w:hAnsi="Euclid Circular A" w:cs="Euclid Circular A"/>
          <w:color w:val="000000"/>
          <w:sz w:val="20"/>
          <w:szCs w:val="20"/>
        </w:rPr>
        <w:t>Can</w:t>
      </w:r>
      <w:proofErr w:type="spellEnd"/>
      <w:r>
        <w:rPr>
          <w:rFonts w:ascii="Euclid Circular A" w:eastAsia="Euclid Circular A" w:hAnsi="Euclid Circular A" w:cs="Euclid Circular A"/>
          <w:color w:val="000000"/>
          <w:sz w:val="20"/>
          <w:szCs w:val="20"/>
        </w:rPr>
        <w:t xml:space="preserve"> we “</w:t>
      </w:r>
      <w:proofErr w:type="spellStart"/>
      <w:r>
        <w:rPr>
          <w:rFonts w:ascii="Euclid Circular A" w:eastAsia="Euclid Circular A" w:hAnsi="Euclid Circular A" w:cs="Euclid Circular A"/>
          <w:color w:val="000000"/>
          <w:sz w:val="20"/>
          <w:szCs w:val="20"/>
        </w:rPr>
        <w:t>Snowfall</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This</w:t>
      </w:r>
      <w:proofErr w:type="spellEnd"/>
      <w:r>
        <w:rPr>
          <w:rFonts w:ascii="Euclid Circular A" w:eastAsia="Euclid Circular A" w:hAnsi="Euclid Circular A" w:cs="Euclid Circular A"/>
          <w:color w:val="000000"/>
          <w:sz w:val="20"/>
          <w:szCs w:val="20"/>
        </w:rPr>
        <w:t xml:space="preserve">? Digital </w:t>
      </w:r>
      <w:proofErr w:type="spellStart"/>
      <w:r>
        <w:rPr>
          <w:rFonts w:ascii="Euclid Circular A" w:eastAsia="Euclid Circular A" w:hAnsi="Euclid Circular A" w:cs="Euclid Circular A"/>
          <w:color w:val="000000"/>
          <w:sz w:val="20"/>
          <w:szCs w:val="20"/>
        </w:rPr>
        <w:t>longform</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race </w:t>
      </w:r>
      <w:proofErr w:type="spellStart"/>
      <w:r>
        <w:rPr>
          <w:rFonts w:ascii="Euclid Circular A" w:eastAsia="Euclid Circular A" w:hAnsi="Euclid Circular A" w:cs="Euclid Circular A"/>
          <w:color w:val="000000"/>
          <w:sz w:val="20"/>
          <w:szCs w:val="20"/>
        </w:rPr>
        <w:t>for</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tablet market. </w:t>
      </w:r>
      <w:r>
        <w:rPr>
          <w:rFonts w:ascii="Euclid Circular A" w:eastAsia="Euclid Circular A" w:hAnsi="Euclid Circular A" w:cs="Euclid Circular A"/>
          <w:i/>
          <w:color w:val="000000"/>
          <w:sz w:val="20"/>
          <w:szCs w:val="20"/>
        </w:rPr>
        <w:t xml:space="preserve">Digital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color w:val="000000"/>
          <w:sz w:val="20"/>
          <w:szCs w:val="20"/>
        </w:rPr>
        <w:t>. https://doi.org/10.1080/21670811.2014.930250</w:t>
      </w:r>
    </w:p>
    <w:p w14:paraId="0000009D"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Fawzi</w:t>
      </w:r>
      <w:proofErr w:type="spellEnd"/>
      <w:r>
        <w:rPr>
          <w:rFonts w:ascii="Euclid Circular A" w:eastAsia="Euclid Circular A" w:hAnsi="Euclid Circular A" w:cs="Euclid Circular A"/>
          <w:color w:val="000000"/>
          <w:sz w:val="20"/>
          <w:szCs w:val="20"/>
        </w:rPr>
        <w:t xml:space="preserve">, N., </w:t>
      </w:r>
      <w:proofErr w:type="spellStart"/>
      <w:r>
        <w:rPr>
          <w:rFonts w:ascii="Euclid Circular A" w:eastAsia="Euclid Circular A" w:hAnsi="Euclid Circular A" w:cs="Euclid Circular A"/>
          <w:color w:val="000000"/>
          <w:sz w:val="20"/>
          <w:szCs w:val="20"/>
        </w:rPr>
        <w:t>Steindl</w:t>
      </w:r>
      <w:proofErr w:type="spellEnd"/>
      <w:r>
        <w:rPr>
          <w:rFonts w:ascii="Euclid Circular A" w:eastAsia="Euclid Circular A" w:hAnsi="Euclid Circular A" w:cs="Euclid Circular A"/>
          <w:color w:val="000000"/>
          <w:sz w:val="20"/>
          <w:szCs w:val="20"/>
        </w:rPr>
        <w:t xml:space="preserve">, N., </w:t>
      </w:r>
      <w:proofErr w:type="spellStart"/>
      <w:r>
        <w:rPr>
          <w:rFonts w:ascii="Euclid Circular A" w:eastAsia="Euclid Circular A" w:hAnsi="Euclid Circular A" w:cs="Euclid Circular A"/>
          <w:color w:val="000000"/>
          <w:sz w:val="20"/>
          <w:szCs w:val="20"/>
        </w:rPr>
        <w:t>Obermaier</w:t>
      </w:r>
      <w:proofErr w:type="spellEnd"/>
      <w:r>
        <w:rPr>
          <w:rFonts w:ascii="Euclid Circular A" w:eastAsia="Euclid Circular A" w:hAnsi="Euclid Circular A" w:cs="Euclid Circular A"/>
          <w:color w:val="000000"/>
          <w:sz w:val="20"/>
          <w:szCs w:val="20"/>
        </w:rPr>
        <w:t xml:space="preserve">, M., &amp; </w:t>
      </w:r>
      <w:proofErr w:type="spellStart"/>
      <w:r>
        <w:rPr>
          <w:rFonts w:ascii="Euclid Circular A" w:eastAsia="Euclid Circular A" w:hAnsi="Euclid Circular A" w:cs="Euclid Circular A"/>
          <w:color w:val="000000"/>
          <w:sz w:val="20"/>
          <w:szCs w:val="20"/>
        </w:rPr>
        <w:t>Prochazka</w:t>
      </w:r>
      <w:proofErr w:type="spellEnd"/>
      <w:r>
        <w:rPr>
          <w:rFonts w:ascii="Euclid Circular A" w:eastAsia="Euclid Circular A" w:hAnsi="Euclid Circular A" w:cs="Euclid Circular A"/>
          <w:color w:val="000000"/>
          <w:sz w:val="20"/>
          <w:szCs w:val="20"/>
        </w:rPr>
        <w:t xml:space="preserve">, F. (2021). </w:t>
      </w:r>
      <w:proofErr w:type="spellStart"/>
      <w:r>
        <w:rPr>
          <w:rFonts w:ascii="Euclid Circular A" w:eastAsia="Euclid Circular A" w:hAnsi="Euclid Circular A" w:cs="Euclid Circular A"/>
          <w:color w:val="000000"/>
          <w:sz w:val="20"/>
          <w:szCs w:val="20"/>
        </w:rPr>
        <w:t>Concepts</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causes</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consequences</w:t>
      </w:r>
      <w:proofErr w:type="spellEnd"/>
      <w:r>
        <w:rPr>
          <w:rFonts w:ascii="Euclid Circular A" w:eastAsia="Euclid Circular A" w:hAnsi="Euclid Circular A" w:cs="Euclid Circular A"/>
          <w:color w:val="000000"/>
          <w:sz w:val="20"/>
          <w:szCs w:val="20"/>
        </w:rPr>
        <w:t xml:space="preserve"> of trust in </w:t>
      </w:r>
      <w:proofErr w:type="spellStart"/>
      <w:r>
        <w:rPr>
          <w:rFonts w:ascii="Euclid Circular A" w:eastAsia="Euclid Circular A" w:hAnsi="Euclid Circular A" w:cs="Euclid Circular A"/>
          <w:color w:val="000000"/>
          <w:sz w:val="20"/>
          <w:szCs w:val="20"/>
        </w:rPr>
        <w:t>news</w:t>
      </w:r>
      <w:proofErr w:type="spellEnd"/>
      <w:r>
        <w:rPr>
          <w:rFonts w:ascii="Euclid Circular A" w:eastAsia="Euclid Circular A" w:hAnsi="Euclid Circular A" w:cs="Euclid Circular A"/>
          <w:color w:val="000000"/>
          <w:sz w:val="20"/>
          <w:szCs w:val="20"/>
        </w:rPr>
        <w:t xml:space="preserve"> media– a </w:t>
      </w:r>
      <w:proofErr w:type="spellStart"/>
      <w:r>
        <w:rPr>
          <w:rFonts w:ascii="Euclid Circular A" w:eastAsia="Euclid Circular A" w:hAnsi="Euclid Circular A" w:cs="Euclid Circular A"/>
          <w:color w:val="000000"/>
          <w:sz w:val="20"/>
          <w:szCs w:val="20"/>
        </w:rPr>
        <w:t>literature</w:t>
      </w:r>
      <w:proofErr w:type="spellEnd"/>
      <w:r>
        <w:rPr>
          <w:rFonts w:ascii="Euclid Circular A" w:eastAsia="Euclid Circular A" w:hAnsi="Euclid Circular A" w:cs="Euclid Circular A"/>
          <w:color w:val="000000"/>
          <w:sz w:val="20"/>
          <w:szCs w:val="20"/>
        </w:rPr>
        <w:t xml:space="preserve"> review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framework</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i/>
          <w:color w:val="000000"/>
          <w:sz w:val="20"/>
          <w:szCs w:val="20"/>
        </w:rPr>
        <w:t>Annals</w:t>
      </w:r>
      <w:proofErr w:type="spellEnd"/>
      <w:r>
        <w:rPr>
          <w:rFonts w:ascii="Euclid Circular A" w:eastAsia="Euclid Circular A" w:hAnsi="Euclid Circular A" w:cs="Euclid Circular A"/>
          <w:i/>
          <w:color w:val="000000"/>
          <w:sz w:val="20"/>
          <w:szCs w:val="20"/>
        </w:rPr>
        <w:t xml:space="preserve"> of </w:t>
      </w:r>
      <w:proofErr w:type="spellStart"/>
      <w:r>
        <w:rPr>
          <w:rFonts w:ascii="Euclid Circular A" w:eastAsia="Euclid Circular A" w:hAnsi="Euclid Circular A" w:cs="Euclid Circular A"/>
          <w:i/>
          <w:color w:val="000000"/>
          <w:sz w:val="20"/>
          <w:szCs w:val="20"/>
        </w:rPr>
        <w:t>the</w:t>
      </w:r>
      <w:proofErr w:type="spellEnd"/>
      <w:r>
        <w:rPr>
          <w:rFonts w:ascii="Euclid Circular A" w:eastAsia="Euclid Circular A" w:hAnsi="Euclid Circular A" w:cs="Euclid Circular A"/>
          <w:i/>
          <w:color w:val="000000"/>
          <w:sz w:val="20"/>
          <w:szCs w:val="20"/>
        </w:rPr>
        <w:t xml:space="preserve"> International Communication Association</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45</w:t>
      </w:r>
      <w:r>
        <w:rPr>
          <w:rFonts w:ascii="Euclid Circular A" w:eastAsia="Euclid Circular A" w:hAnsi="Euclid Circular A" w:cs="Euclid Circular A"/>
          <w:color w:val="000000"/>
          <w:sz w:val="20"/>
          <w:szCs w:val="20"/>
        </w:rPr>
        <w:t>(2), 154–174. https://doi.org/10.1080/23808985.2021.1960181</w:t>
      </w:r>
    </w:p>
    <w:p w14:paraId="0000009E"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Fink</w:t>
      </w:r>
      <w:proofErr w:type="spellEnd"/>
      <w:r>
        <w:rPr>
          <w:rFonts w:ascii="Euclid Circular A" w:eastAsia="Euclid Circular A" w:hAnsi="Euclid Circular A" w:cs="Euclid Circular A"/>
          <w:color w:val="000000"/>
          <w:sz w:val="20"/>
          <w:szCs w:val="20"/>
        </w:rPr>
        <w:t xml:space="preserve">, K. (2019). The </w:t>
      </w:r>
      <w:proofErr w:type="spellStart"/>
      <w:r>
        <w:rPr>
          <w:rFonts w:ascii="Euclid Circular A" w:eastAsia="Euclid Circular A" w:hAnsi="Euclid Circular A" w:cs="Euclid Circular A"/>
          <w:color w:val="000000"/>
          <w:sz w:val="20"/>
          <w:szCs w:val="20"/>
        </w:rPr>
        <w:t>biggest</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challenge</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facing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journalism</w:t>
      </w:r>
      <w:proofErr w:type="spellEnd"/>
      <w:r>
        <w:rPr>
          <w:rFonts w:ascii="Euclid Circular A" w:eastAsia="Euclid Circular A" w:hAnsi="Euclid Circular A" w:cs="Euclid Circular A"/>
          <w:color w:val="000000"/>
          <w:sz w:val="20"/>
          <w:szCs w:val="20"/>
        </w:rPr>
        <w:t xml:space="preserve">: A </w:t>
      </w:r>
      <w:proofErr w:type="spellStart"/>
      <w:r>
        <w:rPr>
          <w:rFonts w:ascii="Euclid Circular A" w:eastAsia="Euclid Circular A" w:hAnsi="Euclid Circular A" w:cs="Euclid Circular A"/>
          <w:color w:val="000000"/>
          <w:sz w:val="20"/>
          <w:szCs w:val="20"/>
        </w:rPr>
        <w:t>lack</w:t>
      </w:r>
      <w:proofErr w:type="spellEnd"/>
      <w:r>
        <w:rPr>
          <w:rFonts w:ascii="Euclid Circular A" w:eastAsia="Euclid Circular A" w:hAnsi="Euclid Circular A" w:cs="Euclid Circular A"/>
          <w:color w:val="000000"/>
          <w:sz w:val="20"/>
          <w:szCs w:val="20"/>
        </w:rPr>
        <w:t xml:space="preserve"> of trust.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20</w:t>
      </w:r>
      <w:r>
        <w:rPr>
          <w:rFonts w:ascii="Euclid Circular A" w:eastAsia="Euclid Circular A" w:hAnsi="Euclid Circular A" w:cs="Euclid Circular A"/>
          <w:color w:val="000000"/>
          <w:sz w:val="20"/>
          <w:szCs w:val="20"/>
        </w:rPr>
        <w:t>(1), 40–43. https://doi.org/10.1177/1464884918807069</w:t>
      </w:r>
    </w:p>
    <w:p w14:paraId="0000009F"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Greussing</w:t>
      </w:r>
      <w:proofErr w:type="spellEnd"/>
      <w:r>
        <w:rPr>
          <w:rFonts w:ascii="Euclid Circular A" w:eastAsia="Euclid Circular A" w:hAnsi="Euclid Circular A" w:cs="Euclid Circular A"/>
          <w:color w:val="000000"/>
          <w:sz w:val="20"/>
          <w:szCs w:val="20"/>
        </w:rPr>
        <w:t xml:space="preserve">, E., &amp; Boomgaarden, H. G. (2018). </w:t>
      </w:r>
      <w:proofErr w:type="spellStart"/>
      <w:r>
        <w:rPr>
          <w:rFonts w:ascii="Euclid Circular A" w:eastAsia="Euclid Circular A" w:hAnsi="Euclid Circular A" w:cs="Euclid Circular A"/>
          <w:color w:val="000000"/>
          <w:sz w:val="20"/>
          <w:szCs w:val="20"/>
        </w:rPr>
        <w:t>Simply</w:t>
      </w:r>
      <w:proofErr w:type="spellEnd"/>
      <w:r>
        <w:rPr>
          <w:rFonts w:ascii="Euclid Circular A" w:eastAsia="Euclid Circular A" w:hAnsi="Euclid Circular A" w:cs="Euclid Circular A"/>
          <w:color w:val="000000"/>
          <w:sz w:val="20"/>
          <w:szCs w:val="20"/>
        </w:rPr>
        <w:t xml:space="preserve"> Bells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Whistles</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Cognitive</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Effects</w:t>
      </w:r>
      <w:proofErr w:type="spellEnd"/>
      <w:r>
        <w:rPr>
          <w:rFonts w:ascii="Euclid Circular A" w:eastAsia="Euclid Circular A" w:hAnsi="Euclid Circular A" w:cs="Euclid Circular A"/>
          <w:color w:val="000000"/>
          <w:sz w:val="20"/>
          <w:szCs w:val="20"/>
        </w:rPr>
        <w:t xml:space="preserve"> of Visual </w:t>
      </w:r>
      <w:proofErr w:type="spellStart"/>
      <w:r>
        <w:rPr>
          <w:rFonts w:ascii="Euclid Circular A" w:eastAsia="Euclid Circular A" w:hAnsi="Euclid Circular A" w:cs="Euclid Circular A"/>
          <w:color w:val="000000"/>
          <w:sz w:val="20"/>
          <w:szCs w:val="20"/>
        </w:rPr>
        <w:t>Aesthetics</w:t>
      </w:r>
      <w:proofErr w:type="spellEnd"/>
      <w:r>
        <w:rPr>
          <w:rFonts w:ascii="Euclid Circular A" w:eastAsia="Euclid Circular A" w:hAnsi="Euclid Circular A" w:cs="Euclid Circular A"/>
          <w:color w:val="000000"/>
          <w:sz w:val="20"/>
          <w:szCs w:val="20"/>
        </w:rPr>
        <w:t xml:space="preserve"> in Digital </w:t>
      </w:r>
      <w:proofErr w:type="spellStart"/>
      <w:r>
        <w:rPr>
          <w:rFonts w:ascii="Euclid Circular A" w:eastAsia="Euclid Circular A" w:hAnsi="Euclid Circular A" w:cs="Euclid Circular A"/>
          <w:color w:val="000000"/>
          <w:sz w:val="20"/>
          <w:szCs w:val="20"/>
        </w:rPr>
        <w:t>Longforms</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 xml:space="preserve">Digital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7</w:t>
      </w:r>
      <w:r>
        <w:rPr>
          <w:rFonts w:ascii="Euclid Circular A" w:eastAsia="Euclid Circular A" w:hAnsi="Euclid Circular A" w:cs="Euclid Circular A"/>
          <w:color w:val="000000"/>
          <w:sz w:val="20"/>
          <w:szCs w:val="20"/>
        </w:rPr>
        <w:t>(2), 273–293. https://doi.org/10.1080/21670811.2018.1488598</w:t>
      </w:r>
    </w:p>
    <w:p w14:paraId="000000A0"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lastRenderedPageBreak/>
        <w:t>Hellmueller</w:t>
      </w:r>
      <w:proofErr w:type="spellEnd"/>
      <w:r>
        <w:rPr>
          <w:rFonts w:ascii="Euclid Circular A" w:eastAsia="Euclid Circular A" w:hAnsi="Euclid Circular A" w:cs="Euclid Circular A"/>
          <w:color w:val="000000"/>
          <w:sz w:val="20"/>
          <w:szCs w:val="20"/>
        </w:rPr>
        <w:t xml:space="preserve">, L., &amp; Trilling, D. (2012). The </w:t>
      </w:r>
      <w:proofErr w:type="spellStart"/>
      <w:r>
        <w:rPr>
          <w:rFonts w:ascii="Euclid Circular A" w:eastAsia="Euclid Circular A" w:hAnsi="Euclid Circular A" w:cs="Euclid Circular A"/>
          <w:color w:val="000000"/>
          <w:sz w:val="20"/>
          <w:szCs w:val="20"/>
        </w:rPr>
        <w:t>credibility</w:t>
      </w:r>
      <w:proofErr w:type="spellEnd"/>
      <w:r>
        <w:rPr>
          <w:rFonts w:ascii="Euclid Circular A" w:eastAsia="Euclid Circular A" w:hAnsi="Euclid Circular A" w:cs="Euclid Circular A"/>
          <w:color w:val="000000"/>
          <w:sz w:val="20"/>
          <w:szCs w:val="20"/>
        </w:rPr>
        <w:t xml:space="preserve"> of </w:t>
      </w:r>
      <w:proofErr w:type="spellStart"/>
      <w:r>
        <w:rPr>
          <w:rFonts w:ascii="Euclid Circular A" w:eastAsia="Euclid Circular A" w:hAnsi="Euclid Circular A" w:cs="Euclid Circular A"/>
          <w:color w:val="000000"/>
          <w:sz w:val="20"/>
          <w:szCs w:val="20"/>
        </w:rPr>
        <w:t>credibility</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measures</w:t>
      </w:r>
      <w:proofErr w:type="spellEnd"/>
      <w:r>
        <w:rPr>
          <w:rFonts w:ascii="Euclid Circular A" w:eastAsia="Euclid Circular A" w:hAnsi="Euclid Circular A" w:cs="Euclid Circular A"/>
          <w:color w:val="000000"/>
          <w:sz w:val="20"/>
          <w:szCs w:val="20"/>
        </w:rPr>
        <w:t xml:space="preserve">: A meta-analysis in </w:t>
      </w:r>
      <w:proofErr w:type="spellStart"/>
      <w:r>
        <w:rPr>
          <w:rFonts w:ascii="Euclid Circular A" w:eastAsia="Euclid Circular A" w:hAnsi="Euclid Circular A" w:cs="Euclid Circular A"/>
          <w:color w:val="000000"/>
          <w:sz w:val="20"/>
          <w:szCs w:val="20"/>
        </w:rPr>
        <w:t>leading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communication</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journals</w:t>
      </w:r>
      <w:proofErr w:type="spellEnd"/>
      <w:r>
        <w:rPr>
          <w:rFonts w:ascii="Euclid Circular A" w:eastAsia="Euclid Circular A" w:hAnsi="Euclid Circular A" w:cs="Euclid Circular A"/>
          <w:color w:val="000000"/>
          <w:sz w:val="20"/>
          <w:szCs w:val="20"/>
        </w:rPr>
        <w:t xml:space="preserve">, 1951 </w:t>
      </w:r>
      <w:proofErr w:type="spellStart"/>
      <w:r>
        <w:rPr>
          <w:rFonts w:ascii="Euclid Circular A" w:eastAsia="Euclid Circular A" w:hAnsi="Euclid Circular A" w:cs="Euclid Circular A"/>
          <w:color w:val="000000"/>
          <w:sz w:val="20"/>
          <w:szCs w:val="20"/>
        </w:rPr>
        <w:t>to</w:t>
      </w:r>
      <w:proofErr w:type="spellEnd"/>
      <w:r>
        <w:rPr>
          <w:rFonts w:ascii="Euclid Circular A" w:eastAsia="Euclid Circular A" w:hAnsi="Euclid Circular A" w:cs="Euclid Circular A"/>
          <w:color w:val="000000"/>
          <w:sz w:val="20"/>
          <w:szCs w:val="20"/>
        </w:rPr>
        <w:t xml:space="preserve"> 2011. </w:t>
      </w:r>
      <w:r>
        <w:rPr>
          <w:rFonts w:ascii="Euclid Circular A" w:eastAsia="Euclid Circular A" w:hAnsi="Euclid Circular A" w:cs="Euclid Circular A"/>
          <w:i/>
          <w:color w:val="000000"/>
          <w:sz w:val="20"/>
          <w:szCs w:val="20"/>
        </w:rPr>
        <w:t>WAPOR Hong Kong 2012: Paper Presentation</w:t>
      </w:r>
      <w:r>
        <w:rPr>
          <w:rFonts w:ascii="Euclid Circular A" w:eastAsia="Euclid Circular A" w:hAnsi="Euclid Circular A" w:cs="Euclid Circular A"/>
          <w:color w:val="000000"/>
          <w:sz w:val="20"/>
          <w:szCs w:val="20"/>
        </w:rPr>
        <w:t>.</w:t>
      </w:r>
    </w:p>
    <w:p w14:paraId="000000A1"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Hill, S., &amp; Bradshaw, P. (2019). </w:t>
      </w:r>
      <w:r>
        <w:rPr>
          <w:rFonts w:ascii="Euclid Circular A" w:eastAsia="Euclid Circular A" w:hAnsi="Euclid Circular A" w:cs="Euclid Circular A"/>
          <w:i/>
          <w:color w:val="000000"/>
          <w:sz w:val="20"/>
          <w:szCs w:val="20"/>
        </w:rPr>
        <w:t xml:space="preserve">Mobile-first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Producing</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news</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for</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social</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and</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interactive</w:t>
      </w:r>
      <w:proofErr w:type="spellEnd"/>
      <w:r>
        <w:rPr>
          <w:rFonts w:ascii="Euclid Circular A" w:eastAsia="Euclid Circular A" w:hAnsi="Euclid Circular A" w:cs="Euclid Circular A"/>
          <w:i/>
          <w:color w:val="000000"/>
          <w:sz w:val="20"/>
          <w:szCs w:val="20"/>
        </w:rPr>
        <w:t xml:space="preserve"> media</w:t>
      </w:r>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Routledge</w:t>
      </w:r>
      <w:proofErr w:type="spellEnd"/>
      <w:r>
        <w:rPr>
          <w:rFonts w:ascii="Euclid Circular A" w:eastAsia="Euclid Circular A" w:hAnsi="Euclid Circular A" w:cs="Euclid Circular A"/>
          <w:color w:val="000000"/>
          <w:sz w:val="20"/>
          <w:szCs w:val="20"/>
        </w:rPr>
        <w:t>.</w:t>
      </w:r>
    </w:p>
    <w:p w14:paraId="000000A2"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Hovland</w:t>
      </w:r>
      <w:proofErr w:type="spellEnd"/>
      <w:r>
        <w:rPr>
          <w:rFonts w:ascii="Euclid Circular A" w:eastAsia="Euclid Circular A" w:hAnsi="Euclid Circular A" w:cs="Euclid Circular A"/>
          <w:color w:val="000000"/>
          <w:sz w:val="20"/>
          <w:szCs w:val="20"/>
        </w:rPr>
        <w:t xml:space="preserve">, C. I., &amp; </w:t>
      </w:r>
      <w:proofErr w:type="spellStart"/>
      <w:r>
        <w:rPr>
          <w:rFonts w:ascii="Euclid Circular A" w:eastAsia="Euclid Circular A" w:hAnsi="Euclid Circular A" w:cs="Euclid Circular A"/>
          <w:color w:val="000000"/>
          <w:sz w:val="20"/>
          <w:szCs w:val="20"/>
        </w:rPr>
        <w:t>Weiss</w:t>
      </w:r>
      <w:proofErr w:type="spellEnd"/>
      <w:r>
        <w:rPr>
          <w:rFonts w:ascii="Euclid Circular A" w:eastAsia="Euclid Circular A" w:hAnsi="Euclid Circular A" w:cs="Euclid Circular A"/>
          <w:color w:val="000000"/>
          <w:sz w:val="20"/>
          <w:szCs w:val="20"/>
        </w:rPr>
        <w:t xml:space="preserve">, W. (1951). The </w:t>
      </w:r>
      <w:proofErr w:type="spellStart"/>
      <w:r>
        <w:rPr>
          <w:rFonts w:ascii="Euclid Circular A" w:eastAsia="Euclid Circular A" w:hAnsi="Euclid Circular A" w:cs="Euclid Circular A"/>
          <w:color w:val="000000"/>
          <w:sz w:val="20"/>
          <w:szCs w:val="20"/>
        </w:rPr>
        <w:t>Influence</w:t>
      </w:r>
      <w:proofErr w:type="spellEnd"/>
      <w:r>
        <w:rPr>
          <w:rFonts w:ascii="Euclid Circular A" w:eastAsia="Euclid Circular A" w:hAnsi="Euclid Circular A" w:cs="Euclid Circular A"/>
          <w:color w:val="000000"/>
          <w:sz w:val="20"/>
          <w:szCs w:val="20"/>
        </w:rPr>
        <w:t xml:space="preserve"> of Source </w:t>
      </w:r>
      <w:proofErr w:type="spellStart"/>
      <w:r>
        <w:rPr>
          <w:rFonts w:ascii="Euclid Circular A" w:eastAsia="Euclid Circular A" w:hAnsi="Euclid Circular A" w:cs="Euclid Circular A"/>
          <w:color w:val="000000"/>
          <w:sz w:val="20"/>
          <w:szCs w:val="20"/>
        </w:rPr>
        <w:t>Credibility</w:t>
      </w:r>
      <w:proofErr w:type="spellEnd"/>
      <w:r>
        <w:rPr>
          <w:rFonts w:ascii="Euclid Circular A" w:eastAsia="Euclid Circular A" w:hAnsi="Euclid Circular A" w:cs="Euclid Circular A"/>
          <w:color w:val="000000"/>
          <w:sz w:val="20"/>
          <w:szCs w:val="20"/>
        </w:rPr>
        <w:t xml:space="preserve"> on Communication </w:t>
      </w:r>
      <w:proofErr w:type="spellStart"/>
      <w:r>
        <w:rPr>
          <w:rFonts w:ascii="Euclid Circular A" w:eastAsia="Euclid Circular A" w:hAnsi="Euclid Circular A" w:cs="Euclid Circular A"/>
          <w:color w:val="000000"/>
          <w:sz w:val="20"/>
          <w:szCs w:val="20"/>
        </w:rPr>
        <w:t>Effectiveness</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 xml:space="preserve">The Public Opinion </w:t>
      </w:r>
      <w:proofErr w:type="spellStart"/>
      <w:r>
        <w:rPr>
          <w:rFonts w:ascii="Euclid Circular A" w:eastAsia="Euclid Circular A" w:hAnsi="Euclid Circular A" w:cs="Euclid Circular A"/>
          <w:i/>
          <w:color w:val="000000"/>
          <w:sz w:val="20"/>
          <w:szCs w:val="20"/>
        </w:rPr>
        <w:t>Quarterly</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15</w:t>
      </w:r>
      <w:r>
        <w:rPr>
          <w:rFonts w:ascii="Euclid Circular A" w:eastAsia="Euclid Circular A" w:hAnsi="Euclid Circular A" w:cs="Euclid Circular A"/>
          <w:color w:val="000000"/>
          <w:sz w:val="20"/>
          <w:szCs w:val="20"/>
        </w:rPr>
        <w:t>(4), 635–650.</w:t>
      </w:r>
    </w:p>
    <w:p w14:paraId="000000A3"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Kolsika</w:t>
      </w:r>
      <w:proofErr w:type="spellEnd"/>
      <w:r>
        <w:rPr>
          <w:rFonts w:ascii="Euclid Circular A" w:eastAsia="Euclid Circular A" w:hAnsi="Euclid Circular A" w:cs="Euclid Circular A"/>
          <w:color w:val="000000"/>
          <w:sz w:val="20"/>
          <w:szCs w:val="20"/>
        </w:rPr>
        <w:t xml:space="preserve">, M. (2022). Trust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Journalistic</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Transparency</w:t>
      </w:r>
      <w:proofErr w:type="spellEnd"/>
      <w:r>
        <w:rPr>
          <w:rFonts w:ascii="Euclid Circular A" w:eastAsia="Euclid Circular A" w:hAnsi="Euclid Circular A" w:cs="Euclid Circular A"/>
          <w:color w:val="000000"/>
          <w:sz w:val="20"/>
          <w:szCs w:val="20"/>
        </w:rPr>
        <w:t xml:space="preserve"> Online.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i/>
          <w:color w:val="000000"/>
          <w:sz w:val="20"/>
          <w:szCs w:val="20"/>
        </w:rPr>
        <w:t xml:space="preserve"> Studies</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23</w:t>
      </w:r>
      <w:r>
        <w:rPr>
          <w:rFonts w:ascii="Euclid Circular A" w:eastAsia="Euclid Circular A" w:hAnsi="Euclid Circular A" w:cs="Euclid Circular A"/>
          <w:color w:val="000000"/>
          <w:sz w:val="20"/>
          <w:szCs w:val="20"/>
        </w:rPr>
        <w:t>(12), 1488–1509. https://doi.org/10.1080/1461670X.2022.2102532</w:t>
      </w:r>
    </w:p>
    <w:p w14:paraId="000000A4"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Kovach</w:t>
      </w:r>
      <w:proofErr w:type="spellEnd"/>
      <w:r>
        <w:rPr>
          <w:rFonts w:ascii="Euclid Circular A" w:eastAsia="Euclid Circular A" w:hAnsi="Euclid Circular A" w:cs="Euclid Circular A"/>
          <w:color w:val="000000"/>
          <w:sz w:val="20"/>
          <w:szCs w:val="20"/>
        </w:rPr>
        <w:t xml:space="preserve">, B., &amp; </w:t>
      </w:r>
      <w:proofErr w:type="spellStart"/>
      <w:r>
        <w:rPr>
          <w:rFonts w:ascii="Euclid Circular A" w:eastAsia="Euclid Circular A" w:hAnsi="Euclid Circular A" w:cs="Euclid Circular A"/>
          <w:color w:val="000000"/>
          <w:sz w:val="20"/>
          <w:szCs w:val="20"/>
        </w:rPr>
        <w:t>Rosenstiel</w:t>
      </w:r>
      <w:proofErr w:type="spellEnd"/>
      <w:r>
        <w:rPr>
          <w:rFonts w:ascii="Euclid Circular A" w:eastAsia="Euclid Circular A" w:hAnsi="Euclid Circular A" w:cs="Euclid Circular A"/>
          <w:color w:val="000000"/>
          <w:sz w:val="20"/>
          <w:szCs w:val="20"/>
        </w:rPr>
        <w:t xml:space="preserve">, T. (2014). </w:t>
      </w:r>
      <w:r>
        <w:rPr>
          <w:rFonts w:ascii="Euclid Circular A" w:eastAsia="Euclid Circular A" w:hAnsi="Euclid Circular A" w:cs="Euclid Circular A"/>
          <w:i/>
          <w:color w:val="000000"/>
          <w:sz w:val="20"/>
          <w:szCs w:val="20"/>
        </w:rPr>
        <w:t xml:space="preserve">The </w:t>
      </w:r>
      <w:proofErr w:type="spellStart"/>
      <w:r>
        <w:rPr>
          <w:rFonts w:ascii="Euclid Circular A" w:eastAsia="Euclid Circular A" w:hAnsi="Euclid Circular A" w:cs="Euclid Circular A"/>
          <w:i/>
          <w:color w:val="000000"/>
          <w:sz w:val="20"/>
          <w:szCs w:val="20"/>
        </w:rPr>
        <w:t>elements</w:t>
      </w:r>
      <w:proofErr w:type="spellEnd"/>
      <w:r>
        <w:rPr>
          <w:rFonts w:ascii="Euclid Circular A" w:eastAsia="Euclid Circular A" w:hAnsi="Euclid Circular A" w:cs="Euclid Circular A"/>
          <w:i/>
          <w:color w:val="000000"/>
          <w:sz w:val="20"/>
          <w:szCs w:val="20"/>
        </w:rPr>
        <w:t xml:space="preserve"> of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What</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newspeople</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should</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know</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and</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the</w:t>
      </w:r>
      <w:proofErr w:type="spellEnd"/>
      <w:r>
        <w:rPr>
          <w:rFonts w:ascii="Euclid Circular A" w:eastAsia="Euclid Circular A" w:hAnsi="Euclid Circular A" w:cs="Euclid Circular A"/>
          <w:i/>
          <w:color w:val="000000"/>
          <w:sz w:val="20"/>
          <w:szCs w:val="20"/>
        </w:rPr>
        <w:t xml:space="preserve"> public </w:t>
      </w:r>
      <w:proofErr w:type="spellStart"/>
      <w:r>
        <w:rPr>
          <w:rFonts w:ascii="Euclid Circular A" w:eastAsia="Euclid Circular A" w:hAnsi="Euclid Circular A" w:cs="Euclid Circular A"/>
          <w:i/>
          <w:color w:val="000000"/>
          <w:sz w:val="20"/>
          <w:szCs w:val="20"/>
        </w:rPr>
        <w:t>should</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expect</w:t>
      </w:r>
      <w:proofErr w:type="spellEnd"/>
      <w:r>
        <w:rPr>
          <w:rFonts w:ascii="Euclid Circular A" w:eastAsia="Euclid Circular A" w:hAnsi="Euclid Circular A" w:cs="Euclid Circular A"/>
          <w:color w:val="000000"/>
          <w:sz w:val="20"/>
          <w:szCs w:val="20"/>
        </w:rPr>
        <w:t xml:space="preserve"> (3rd ed.). Three </w:t>
      </w:r>
      <w:proofErr w:type="spellStart"/>
      <w:r>
        <w:rPr>
          <w:rFonts w:ascii="Euclid Circular A" w:eastAsia="Euclid Circular A" w:hAnsi="Euclid Circular A" w:cs="Euclid Circular A"/>
          <w:color w:val="000000"/>
          <w:sz w:val="20"/>
          <w:szCs w:val="20"/>
        </w:rPr>
        <w:t>Rivers</w:t>
      </w:r>
      <w:proofErr w:type="spellEnd"/>
      <w:r>
        <w:rPr>
          <w:rFonts w:ascii="Euclid Circular A" w:eastAsia="Euclid Circular A" w:hAnsi="Euclid Circular A" w:cs="Euclid Circular A"/>
          <w:color w:val="000000"/>
          <w:sz w:val="20"/>
          <w:szCs w:val="20"/>
        </w:rPr>
        <w:t xml:space="preserve"> Press.</w:t>
      </w:r>
    </w:p>
    <w:p w14:paraId="000000A5"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OECD. (2010). </w:t>
      </w:r>
      <w:r>
        <w:rPr>
          <w:rFonts w:ascii="Euclid Circular A" w:eastAsia="Euclid Circular A" w:hAnsi="Euclid Circular A" w:cs="Euclid Circular A"/>
          <w:i/>
          <w:color w:val="000000"/>
          <w:sz w:val="20"/>
          <w:szCs w:val="20"/>
        </w:rPr>
        <w:t xml:space="preserve">News in </w:t>
      </w:r>
      <w:proofErr w:type="spellStart"/>
      <w:r>
        <w:rPr>
          <w:rFonts w:ascii="Euclid Circular A" w:eastAsia="Euclid Circular A" w:hAnsi="Euclid Circular A" w:cs="Euclid Circular A"/>
          <w:i/>
          <w:color w:val="000000"/>
          <w:sz w:val="20"/>
          <w:szCs w:val="20"/>
        </w:rPr>
        <w:t>the</w:t>
      </w:r>
      <w:proofErr w:type="spellEnd"/>
      <w:r>
        <w:rPr>
          <w:rFonts w:ascii="Euclid Circular A" w:eastAsia="Euclid Circular A" w:hAnsi="Euclid Circular A" w:cs="Euclid Circular A"/>
          <w:i/>
          <w:color w:val="000000"/>
          <w:sz w:val="20"/>
          <w:szCs w:val="20"/>
        </w:rPr>
        <w:t xml:space="preserve"> Internet </w:t>
      </w:r>
      <w:proofErr w:type="spellStart"/>
      <w:r>
        <w:rPr>
          <w:rFonts w:ascii="Euclid Circular A" w:eastAsia="Euclid Circular A" w:hAnsi="Euclid Circular A" w:cs="Euclid Circular A"/>
          <w:i/>
          <w:color w:val="000000"/>
          <w:sz w:val="20"/>
          <w:szCs w:val="20"/>
        </w:rPr>
        <w:t>age</w:t>
      </w:r>
      <w:proofErr w:type="spellEnd"/>
      <w:r>
        <w:rPr>
          <w:rFonts w:ascii="Euclid Circular A" w:eastAsia="Euclid Circular A" w:hAnsi="Euclid Circular A" w:cs="Euclid Circular A"/>
          <w:i/>
          <w:color w:val="000000"/>
          <w:sz w:val="20"/>
          <w:szCs w:val="20"/>
        </w:rPr>
        <w:t xml:space="preserve">: New trends in </w:t>
      </w:r>
      <w:proofErr w:type="spellStart"/>
      <w:r>
        <w:rPr>
          <w:rFonts w:ascii="Euclid Circular A" w:eastAsia="Euclid Circular A" w:hAnsi="Euclid Circular A" w:cs="Euclid Circular A"/>
          <w:i/>
          <w:color w:val="000000"/>
          <w:sz w:val="20"/>
          <w:szCs w:val="20"/>
        </w:rPr>
        <w:t>news</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publishing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Organisation</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for</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Economic</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Co-operation</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Development.</w:t>
      </w:r>
    </w:p>
    <w:p w14:paraId="000000A6"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Peters, C., &amp; Broersma, M. (2012). </w:t>
      </w:r>
      <w:proofErr w:type="spellStart"/>
      <w:r>
        <w:rPr>
          <w:rFonts w:ascii="Euclid Circular A" w:eastAsia="Euclid Circular A" w:hAnsi="Euclid Circular A" w:cs="Euclid Circular A"/>
          <w:i/>
          <w:color w:val="000000"/>
          <w:sz w:val="20"/>
          <w:szCs w:val="20"/>
        </w:rPr>
        <w:t>Rethinking</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i/>
          <w:color w:val="000000"/>
          <w:sz w:val="20"/>
          <w:szCs w:val="20"/>
        </w:rPr>
        <w:t xml:space="preserve">: Trust </w:t>
      </w:r>
      <w:proofErr w:type="spellStart"/>
      <w:r>
        <w:rPr>
          <w:rFonts w:ascii="Euclid Circular A" w:eastAsia="Euclid Circular A" w:hAnsi="Euclid Circular A" w:cs="Euclid Circular A"/>
          <w:i/>
          <w:color w:val="000000"/>
          <w:sz w:val="20"/>
          <w:szCs w:val="20"/>
        </w:rPr>
        <w:t>and</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participation</w:t>
      </w:r>
      <w:proofErr w:type="spellEnd"/>
      <w:r>
        <w:rPr>
          <w:rFonts w:ascii="Euclid Circular A" w:eastAsia="Euclid Circular A" w:hAnsi="Euclid Circular A" w:cs="Euclid Circular A"/>
          <w:i/>
          <w:color w:val="000000"/>
          <w:sz w:val="20"/>
          <w:szCs w:val="20"/>
        </w:rPr>
        <w:t xml:space="preserve"> in a </w:t>
      </w:r>
      <w:proofErr w:type="spellStart"/>
      <w:r>
        <w:rPr>
          <w:rFonts w:ascii="Euclid Circular A" w:eastAsia="Euclid Circular A" w:hAnsi="Euclid Circular A" w:cs="Euclid Circular A"/>
          <w:i/>
          <w:color w:val="000000"/>
          <w:sz w:val="20"/>
          <w:szCs w:val="20"/>
        </w:rPr>
        <w:t>transformed</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news</w:t>
      </w:r>
      <w:proofErr w:type="spellEnd"/>
      <w:r>
        <w:rPr>
          <w:rFonts w:ascii="Euclid Circular A" w:eastAsia="Euclid Circular A" w:hAnsi="Euclid Circular A" w:cs="Euclid Circular A"/>
          <w:i/>
          <w:color w:val="000000"/>
          <w:sz w:val="20"/>
          <w:szCs w:val="20"/>
        </w:rPr>
        <w:t xml:space="preserve"> landscape</w:t>
      </w:r>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Routledge</w:t>
      </w:r>
      <w:proofErr w:type="spellEnd"/>
      <w:r>
        <w:rPr>
          <w:rFonts w:ascii="Euclid Circular A" w:eastAsia="Euclid Circular A" w:hAnsi="Euclid Circular A" w:cs="Euclid Circular A"/>
          <w:color w:val="000000"/>
          <w:sz w:val="20"/>
          <w:szCs w:val="20"/>
        </w:rPr>
        <w:t>.</w:t>
      </w:r>
    </w:p>
    <w:p w14:paraId="000000A7"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Pincus</w:t>
      </w:r>
      <w:proofErr w:type="spellEnd"/>
      <w:r>
        <w:rPr>
          <w:rFonts w:ascii="Euclid Circular A" w:eastAsia="Euclid Circular A" w:hAnsi="Euclid Circular A" w:cs="Euclid Circular A"/>
          <w:color w:val="000000"/>
          <w:sz w:val="20"/>
          <w:szCs w:val="20"/>
        </w:rPr>
        <w:t xml:space="preserve">, H., </w:t>
      </w:r>
      <w:proofErr w:type="spellStart"/>
      <w:r>
        <w:rPr>
          <w:rFonts w:ascii="Euclid Circular A" w:eastAsia="Euclid Circular A" w:hAnsi="Euclid Circular A" w:cs="Euclid Circular A"/>
          <w:color w:val="000000"/>
          <w:sz w:val="20"/>
          <w:szCs w:val="20"/>
        </w:rPr>
        <w:t>Wojcieszak</w:t>
      </w:r>
      <w:proofErr w:type="spellEnd"/>
      <w:r>
        <w:rPr>
          <w:rFonts w:ascii="Euclid Circular A" w:eastAsia="Euclid Circular A" w:hAnsi="Euclid Circular A" w:cs="Euclid Circular A"/>
          <w:color w:val="000000"/>
          <w:sz w:val="20"/>
          <w:szCs w:val="20"/>
        </w:rPr>
        <w:t xml:space="preserve">, M., &amp; Boomgarden, H. (2017). Do Multimedia Matter? </w:t>
      </w:r>
      <w:proofErr w:type="spellStart"/>
      <w:r>
        <w:rPr>
          <w:rFonts w:ascii="Euclid Circular A" w:eastAsia="Euclid Circular A" w:hAnsi="Euclid Circular A" w:cs="Euclid Circular A"/>
          <w:color w:val="000000"/>
          <w:sz w:val="20"/>
          <w:szCs w:val="20"/>
        </w:rPr>
        <w:t>Cognitive</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Affective</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Effects</w:t>
      </w:r>
      <w:proofErr w:type="spellEnd"/>
      <w:r>
        <w:rPr>
          <w:rFonts w:ascii="Euclid Circular A" w:eastAsia="Euclid Circular A" w:hAnsi="Euclid Circular A" w:cs="Euclid Circular A"/>
          <w:color w:val="000000"/>
          <w:sz w:val="20"/>
          <w:szCs w:val="20"/>
        </w:rPr>
        <w:t xml:space="preserve"> of Embedded Multimedia </w:t>
      </w:r>
      <w:proofErr w:type="spellStart"/>
      <w:r>
        <w:rPr>
          <w:rFonts w:ascii="Euclid Circular A" w:eastAsia="Euclid Circular A" w:hAnsi="Euclid Circular A" w:cs="Euclid Circular A"/>
          <w:color w:val="000000"/>
          <w:sz w:val="20"/>
          <w:szCs w:val="20"/>
        </w:rPr>
        <w:t>Journalism</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Sage Publications</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94</w:t>
      </w:r>
      <w:r>
        <w:rPr>
          <w:rFonts w:ascii="Euclid Circular A" w:eastAsia="Euclid Circular A" w:hAnsi="Euclid Circular A" w:cs="Euclid Circular A"/>
          <w:color w:val="000000"/>
          <w:sz w:val="20"/>
          <w:szCs w:val="20"/>
        </w:rPr>
        <w:t>(3), 747–771.</w:t>
      </w:r>
    </w:p>
    <w:p w14:paraId="000000A8"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Planer</w:t>
      </w:r>
      <w:proofErr w:type="spellEnd"/>
      <w:r>
        <w:rPr>
          <w:rFonts w:ascii="Euclid Circular A" w:eastAsia="Euclid Circular A" w:hAnsi="Euclid Circular A" w:cs="Euclid Circular A"/>
          <w:color w:val="000000"/>
          <w:sz w:val="20"/>
          <w:szCs w:val="20"/>
        </w:rPr>
        <w:t xml:space="preserve">, R. (2024). </w:t>
      </w:r>
      <w:proofErr w:type="spellStart"/>
      <w:r>
        <w:rPr>
          <w:rFonts w:ascii="Euclid Circular A" w:eastAsia="Euclid Circular A" w:hAnsi="Euclid Circular A" w:cs="Euclid Circular A"/>
          <w:i/>
          <w:color w:val="000000"/>
          <w:sz w:val="20"/>
          <w:szCs w:val="20"/>
        </w:rPr>
        <w:t>Two</w:t>
      </w:r>
      <w:proofErr w:type="spellEnd"/>
      <w:r>
        <w:rPr>
          <w:rFonts w:ascii="Euclid Circular A" w:eastAsia="Euclid Circular A" w:hAnsi="Euclid Circular A" w:cs="Euclid Circular A"/>
          <w:i/>
          <w:color w:val="000000"/>
          <w:sz w:val="20"/>
          <w:szCs w:val="20"/>
        </w:rPr>
        <w:t xml:space="preserve"> Decades of Multimedia Storytelling in Digital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Lessons</w:t>
      </w:r>
      <w:proofErr w:type="spellEnd"/>
      <w:r>
        <w:rPr>
          <w:rFonts w:ascii="Euclid Circular A" w:eastAsia="Euclid Circular A" w:hAnsi="Euclid Circular A" w:cs="Euclid Circular A"/>
          <w:i/>
          <w:color w:val="000000"/>
          <w:sz w:val="20"/>
          <w:szCs w:val="20"/>
        </w:rPr>
        <w:t xml:space="preserve"> of </w:t>
      </w:r>
      <w:proofErr w:type="spellStart"/>
      <w:r>
        <w:rPr>
          <w:rFonts w:ascii="Euclid Circular A" w:eastAsia="Euclid Circular A" w:hAnsi="Euclid Circular A" w:cs="Euclid Circular A"/>
          <w:i/>
          <w:color w:val="000000"/>
          <w:sz w:val="20"/>
          <w:szCs w:val="20"/>
        </w:rPr>
        <w:t>the</w:t>
      </w:r>
      <w:proofErr w:type="spellEnd"/>
      <w:r>
        <w:rPr>
          <w:rFonts w:ascii="Euclid Circular A" w:eastAsia="Euclid Circular A" w:hAnsi="Euclid Circular A" w:cs="Euclid Circular A"/>
          <w:i/>
          <w:color w:val="000000"/>
          <w:sz w:val="20"/>
          <w:szCs w:val="20"/>
        </w:rPr>
        <w:t xml:space="preserve"> Past, </w:t>
      </w:r>
      <w:proofErr w:type="spellStart"/>
      <w:r>
        <w:rPr>
          <w:rFonts w:ascii="Euclid Circular A" w:eastAsia="Euclid Circular A" w:hAnsi="Euclid Circular A" w:cs="Euclid Circular A"/>
          <w:i/>
          <w:color w:val="000000"/>
          <w:sz w:val="20"/>
          <w:szCs w:val="20"/>
        </w:rPr>
        <w:t>Challenges</w:t>
      </w:r>
      <w:proofErr w:type="spellEnd"/>
      <w:r>
        <w:rPr>
          <w:rFonts w:ascii="Euclid Circular A" w:eastAsia="Euclid Circular A" w:hAnsi="Euclid Circular A" w:cs="Euclid Circular A"/>
          <w:i/>
          <w:color w:val="000000"/>
          <w:sz w:val="20"/>
          <w:szCs w:val="20"/>
        </w:rPr>
        <w:t xml:space="preserve"> of </w:t>
      </w:r>
      <w:proofErr w:type="spellStart"/>
      <w:r>
        <w:rPr>
          <w:rFonts w:ascii="Euclid Circular A" w:eastAsia="Euclid Circular A" w:hAnsi="Euclid Circular A" w:cs="Euclid Circular A"/>
          <w:i/>
          <w:color w:val="000000"/>
          <w:sz w:val="20"/>
          <w:szCs w:val="20"/>
        </w:rPr>
        <w:t>the</w:t>
      </w:r>
      <w:proofErr w:type="spellEnd"/>
      <w:r>
        <w:rPr>
          <w:rFonts w:ascii="Euclid Circular A" w:eastAsia="Euclid Circular A" w:hAnsi="Euclid Circular A" w:cs="Euclid Circular A"/>
          <w:i/>
          <w:color w:val="000000"/>
          <w:sz w:val="20"/>
          <w:szCs w:val="20"/>
        </w:rPr>
        <w:t xml:space="preserve"> Present, </w:t>
      </w:r>
      <w:proofErr w:type="spellStart"/>
      <w:r>
        <w:rPr>
          <w:rFonts w:ascii="Euclid Circular A" w:eastAsia="Euclid Circular A" w:hAnsi="Euclid Circular A" w:cs="Euclid Circular A"/>
          <w:i/>
          <w:color w:val="000000"/>
          <w:sz w:val="20"/>
          <w:szCs w:val="20"/>
        </w:rPr>
        <w:t>and</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Potentials</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for</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the</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Future</w:t>
      </w:r>
      <w:proofErr w:type="spellEnd"/>
      <w:r>
        <w:rPr>
          <w:rFonts w:ascii="Euclid Circular A" w:eastAsia="Euclid Circular A" w:hAnsi="Euclid Circular A" w:cs="Euclid Circular A"/>
          <w:i/>
          <w:color w:val="000000"/>
          <w:sz w:val="20"/>
          <w:szCs w:val="20"/>
        </w:rPr>
        <w:t>.</w:t>
      </w:r>
      <w:r>
        <w:rPr>
          <w:rFonts w:ascii="Euclid Circular A" w:eastAsia="Euclid Circular A" w:hAnsi="Euclid Circular A" w:cs="Euclid Circular A"/>
          <w:color w:val="000000"/>
          <w:sz w:val="20"/>
          <w:szCs w:val="20"/>
        </w:rPr>
        <w:t xml:space="preserve"> (1st ed.). Springer </w:t>
      </w:r>
      <w:proofErr w:type="spellStart"/>
      <w:r>
        <w:rPr>
          <w:rFonts w:ascii="Euclid Circular A" w:eastAsia="Euclid Circular A" w:hAnsi="Euclid Circular A" w:cs="Euclid Circular A"/>
          <w:color w:val="000000"/>
          <w:sz w:val="20"/>
          <w:szCs w:val="20"/>
        </w:rPr>
        <w:t>Fachmedien</w:t>
      </w:r>
      <w:proofErr w:type="spellEnd"/>
      <w:r>
        <w:rPr>
          <w:rFonts w:ascii="Euclid Circular A" w:eastAsia="Euclid Circular A" w:hAnsi="Euclid Circular A" w:cs="Euclid Circular A"/>
          <w:color w:val="000000"/>
          <w:sz w:val="20"/>
          <w:szCs w:val="20"/>
        </w:rPr>
        <w:t xml:space="preserve"> Wiesbaden GmbH.</w:t>
      </w:r>
    </w:p>
    <w:p w14:paraId="000000A9"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Rieh</w:t>
      </w:r>
      <w:proofErr w:type="spellEnd"/>
      <w:r>
        <w:rPr>
          <w:rFonts w:ascii="Euclid Circular A" w:eastAsia="Euclid Circular A" w:hAnsi="Euclid Circular A" w:cs="Euclid Circular A"/>
          <w:color w:val="000000"/>
          <w:sz w:val="20"/>
          <w:szCs w:val="20"/>
        </w:rPr>
        <w:t xml:space="preserve">, S. Y. (2002). </w:t>
      </w:r>
      <w:proofErr w:type="spellStart"/>
      <w:r>
        <w:rPr>
          <w:rFonts w:ascii="Euclid Circular A" w:eastAsia="Euclid Circular A" w:hAnsi="Euclid Circular A" w:cs="Euclid Circular A"/>
          <w:color w:val="000000"/>
          <w:sz w:val="20"/>
          <w:szCs w:val="20"/>
        </w:rPr>
        <w:t>Judgment</w:t>
      </w:r>
      <w:proofErr w:type="spellEnd"/>
      <w:r>
        <w:rPr>
          <w:rFonts w:ascii="Euclid Circular A" w:eastAsia="Euclid Circular A" w:hAnsi="Euclid Circular A" w:cs="Euclid Circular A"/>
          <w:color w:val="000000"/>
          <w:sz w:val="20"/>
          <w:szCs w:val="20"/>
        </w:rPr>
        <w:t xml:space="preserve"> of information </w:t>
      </w:r>
      <w:proofErr w:type="spellStart"/>
      <w:r>
        <w:rPr>
          <w:rFonts w:ascii="Euclid Circular A" w:eastAsia="Euclid Circular A" w:hAnsi="Euclid Circular A" w:cs="Euclid Circular A"/>
          <w:color w:val="000000"/>
          <w:sz w:val="20"/>
          <w:szCs w:val="20"/>
        </w:rPr>
        <w:t>quality</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cognitive</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authority</w:t>
      </w:r>
      <w:proofErr w:type="spellEnd"/>
      <w:r>
        <w:rPr>
          <w:rFonts w:ascii="Euclid Circular A" w:eastAsia="Euclid Circular A" w:hAnsi="Euclid Circular A" w:cs="Euclid Circular A"/>
          <w:color w:val="000000"/>
          <w:sz w:val="20"/>
          <w:szCs w:val="20"/>
        </w:rPr>
        <w:t xml:space="preserve"> in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Web. </w:t>
      </w:r>
      <w:r>
        <w:rPr>
          <w:rFonts w:ascii="Euclid Circular A" w:eastAsia="Euclid Circular A" w:hAnsi="Euclid Circular A" w:cs="Euclid Circular A"/>
          <w:i/>
          <w:color w:val="000000"/>
          <w:sz w:val="20"/>
          <w:szCs w:val="20"/>
        </w:rPr>
        <w:t xml:space="preserve">Journal of </w:t>
      </w:r>
      <w:proofErr w:type="spellStart"/>
      <w:r>
        <w:rPr>
          <w:rFonts w:ascii="Euclid Circular A" w:eastAsia="Euclid Circular A" w:hAnsi="Euclid Circular A" w:cs="Euclid Circular A"/>
          <w:i/>
          <w:color w:val="000000"/>
          <w:sz w:val="20"/>
          <w:szCs w:val="20"/>
        </w:rPr>
        <w:t>the</w:t>
      </w:r>
      <w:proofErr w:type="spellEnd"/>
      <w:r>
        <w:rPr>
          <w:rFonts w:ascii="Euclid Circular A" w:eastAsia="Euclid Circular A" w:hAnsi="Euclid Circular A" w:cs="Euclid Circular A"/>
          <w:i/>
          <w:color w:val="000000"/>
          <w:sz w:val="20"/>
          <w:szCs w:val="20"/>
        </w:rPr>
        <w:t xml:space="preserve"> American Society </w:t>
      </w:r>
      <w:proofErr w:type="spellStart"/>
      <w:r>
        <w:rPr>
          <w:rFonts w:ascii="Euclid Circular A" w:eastAsia="Euclid Circular A" w:hAnsi="Euclid Circular A" w:cs="Euclid Circular A"/>
          <w:i/>
          <w:color w:val="000000"/>
          <w:sz w:val="20"/>
          <w:szCs w:val="20"/>
        </w:rPr>
        <w:t>for</w:t>
      </w:r>
      <w:proofErr w:type="spellEnd"/>
      <w:r>
        <w:rPr>
          <w:rFonts w:ascii="Euclid Circular A" w:eastAsia="Euclid Circular A" w:hAnsi="Euclid Circular A" w:cs="Euclid Circular A"/>
          <w:i/>
          <w:color w:val="000000"/>
          <w:sz w:val="20"/>
          <w:szCs w:val="20"/>
        </w:rPr>
        <w:t xml:space="preserve"> Information </w:t>
      </w:r>
      <w:proofErr w:type="spellStart"/>
      <w:r>
        <w:rPr>
          <w:rFonts w:ascii="Euclid Circular A" w:eastAsia="Euclid Circular A" w:hAnsi="Euclid Circular A" w:cs="Euclid Circular A"/>
          <w:i/>
          <w:color w:val="000000"/>
          <w:sz w:val="20"/>
          <w:szCs w:val="20"/>
        </w:rPr>
        <w:t>Science</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and</w:t>
      </w:r>
      <w:proofErr w:type="spellEnd"/>
      <w:r>
        <w:rPr>
          <w:rFonts w:ascii="Euclid Circular A" w:eastAsia="Euclid Circular A" w:hAnsi="Euclid Circular A" w:cs="Euclid Circular A"/>
          <w:i/>
          <w:color w:val="000000"/>
          <w:sz w:val="20"/>
          <w:szCs w:val="20"/>
        </w:rPr>
        <w:t xml:space="preserve"> Technology</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53</w:t>
      </w:r>
      <w:r>
        <w:rPr>
          <w:rFonts w:ascii="Euclid Circular A" w:eastAsia="Euclid Circular A" w:hAnsi="Euclid Circular A" w:cs="Euclid Circular A"/>
          <w:color w:val="000000"/>
          <w:sz w:val="20"/>
          <w:szCs w:val="20"/>
        </w:rPr>
        <w:t>, 145–161. https://doi.org/doi.org/10.1002/asi.10017</w:t>
      </w:r>
    </w:p>
    <w:p w14:paraId="000000AA"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Stevenson, A. (2015). </w:t>
      </w:r>
      <w:r>
        <w:rPr>
          <w:rFonts w:ascii="Euclid Circular A" w:eastAsia="Euclid Circular A" w:hAnsi="Euclid Circular A" w:cs="Euclid Circular A"/>
          <w:i/>
          <w:color w:val="000000"/>
          <w:sz w:val="20"/>
          <w:szCs w:val="20"/>
        </w:rPr>
        <w:t>Oxford Dictionary of English</w:t>
      </w:r>
      <w:r>
        <w:rPr>
          <w:rFonts w:ascii="Euclid Circular A" w:eastAsia="Euclid Circular A" w:hAnsi="Euclid Circular A" w:cs="Euclid Circular A"/>
          <w:color w:val="000000"/>
          <w:sz w:val="20"/>
          <w:szCs w:val="20"/>
        </w:rPr>
        <w:t xml:space="preserve"> (3rd ed.). Oxford University Press.</w:t>
      </w:r>
    </w:p>
    <w:p w14:paraId="000000AB"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Sundar</w:t>
      </w:r>
      <w:proofErr w:type="spellEnd"/>
      <w:r>
        <w:rPr>
          <w:rFonts w:ascii="Euclid Circular A" w:eastAsia="Euclid Circular A" w:hAnsi="Euclid Circular A" w:cs="Euclid Circular A"/>
          <w:color w:val="000000"/>
          <w:sz w:val="20"/>
          <w:szCs w:val="20"/>
        </w:rPr>
        <w:t xml:space="preserve">, S. S. (2000). Multimedia </w:t>
      </w:r>
      <w:proofErr w:type="spellStart"/>
      <w:r>
        <w:rPr>
          <w:rFonts w:ascii="Euclid Circular A" w:eastAsia="Euclid Circular A" w:hAnsi="Euclid Circular A" w:cs="Euclid Circular A"/>
          <w:color w:val="000000"/>
          <w:sz w:val="20"/>
          <w:szCs w:val="20"/>
        </w:rPr>
        <w:t>Effects</w:t>
      </w:r>
      <w:proofErr w:type="spellEnd"/>
      <w:r>
        <w:rPr>
          <w:rFonts w:ascii="Euclid Circular A" w:eastAsia="Euclid Circular A" w:hAnsi="Euclid Circular A" w:cs="Euclid Circular A"/>
          <w:color w:val="000000"/>
          <w:sz w:val="20"/>
          <w:szCs w:val="20"/>
        </w:rPr>
        <w:t xml:space="preserve"> on Processing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Perception</w:t>
      </w:r>
      <w:proofErr w:type="spellEnd"/>
      <w:r>
        <w:rPr>
          <w:rFonts w:ascii="Euclid Circular A" w:eastAsia="Euclid Circular A" w:hAnsi="Euclid Circular A" w:cs="Euclid Circular A"/>
          <w:color w:val="000000"/>
          <w:sz w:val="20"/>
          <w:szCs w:val="20"/>
        </w:rPr>
        <w:t xml:space="preserve"> of Online News: A </w:t>
      </w:r>
      <w:proofErr w:type="spellStart"/>
      <w:r>
        <w:rPr>
          <w:rFonts w:ascii="Euclid Circular A" w:eastAsia="Euclid Circular A" w:hAnsi="Euclid Circular A" w:cs="Euclid Circular A"/>
          <w:color w:val="000000"/>
          <w:sz w:val="20"/>
          <w:szCs w:val="20"/>
        </w:rPr>
        <w:t>Study</w:t>
      </w:r>
      <w:proofErr w:type="spellEnd"/>
      <w:r>
        <w:rPr>
          <w:rFonts w:ascii="Euclid Circular A" w:eastAsia="Euclid Circular A" w:hAnsi="Euclid Circular A" w:cs="Euclid Circular A"/>
          <w:color w:val="000000"/>
          <w:sz w:val="20"/>
          <w:szCs w:val="20"/>
        </w:rPr>
        <w:t xml:space="preserve"> of Picture, Audio,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Video Downloads. </w:t>
      </w:r>
      <w:r>
        <w:rPr>
          <w:rFonts w:ascii="Euclid Circular A" w:eastAsia="Euclid Circular A" w:hAnsi="Euclid Circular A" w:cs="Euclid Circular A"/>
          <w:i/>
          <w:color w:val="000000"/>
          <w:sz w:val="20"/>
          <w:szCs w:val="20"/>
        </w:rPr>
        <w:t>Sage Publications</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77</w:t>
      </w:r>
      <w:r>
        <w:rPr>
          <w:rFonts w:ascii="Euclid Circular A" w:eastAsia="Euclid Circular A" w:hAnsi="Euclid Circular A" w:cs="Euclid Circular A"/>
          <w:color w:val="000000"/>
          <w:sz w:val="20"/>
          <w:szCs w:val="20"/>
        </w:rPr>
        <w:t>(3), 480–499.</w:t>
      </w:r>
    </w:p>
    <w:p w14:paraId="000000AC"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lastRenderedPageBreak/>
        <w:t>Szostek</w:t>
      </w:r>
      <w:proofErr w:type="spellEnd"/>
      <w:r>
        <w:rPr>
          <w:rFonts w:ascii="Euclid Circular A" w:eastAsia="Euclid Circular A" w:hAnsi="Euclid Circular A" w:cs="Euclid Circular A"/>
          <w:color w:val="000000"/>
          <w:sz w:val="20"/>
          <w:szCs w:val="20"/>
        </w:rPr>
        <w:t xml:space="preserve">, J. (2018). </w:t>
      </w:r>
      <w:proofErr w:type="spellStart"/>
      <w:r>
        <w:rPr>
          <w:rFonts w:ascii="Euclid Circular A" w:eastAsia="Euclid Circular A" w:hAnsi="Euclid Circular A" w:cs="Euclid Circular A"/>
          <w:color w:val="000000"/>
          <w:sz w:val="20"/>
          <w:szCs w:val="20"/>
        </w:rPr>
        <w:t>Nothing</w:t>
      </w:r>
      <w:proofErr w:type="spellEnd"/>
      <w:r>
        <w:rPr>
          <w:rFonts w:ascii="Euclid Circular A" w:eastAsia="Euclid Circular A" w:hAnsi="Euclid Circular A" w:cs="Euclid Circular A"/>
          <w:color w:val="000000"/>
          <w:sz w:val="20"/>
          <w:szCs w:val="20"/>
        </w:rPr>
        <w:t xml:space="preserve"> is </w:t>
      </w:r>
      <w:proofErr w:type="spellStart"/>
      <w:r>
        <w:rPr>
          <w:rFonts w:ascii="Euclid Circular A" w:eastAsia="Euclid Circular A" w:hAnsi="Euclid Circular A" w:cs="Euclid Circular A"/>
          <w:color w:val="000000"/>
          <w:sz w:val="20"/>
          <w:szCs w:val="20"/>
        </w:rPr>
        <w:t>true</w:t>
      </w:r>
      <w:proofErr w:type="spellEnd"/>
      <w:r>
        <w:rPr>
          <w:rFonts w:ascii="Euclid Circular A" w:eastAsia="Euclid Circular A" w:hAnsi="Euclid Circular A" w:cs="Euclid Circular A"/>
          <w:color w:val="000000"/>
          <w:sz w:val="20"/>
          <w:szCs w:val="20"/>
        </w:rPr>
        <w:t xml:space="preserve">?  The </w:t>
      </w:r>
      <w:proofErr w:type="spellStart"/>
      <w:r>
        <w:rPr>
          <w:rFonts w:ascii="Euclid Circular A" w:eastAsia="Euclid Circular A" w:hAnsi="Euclid Circular A" w:cs="Euclid Circular A"/>
          <w:color w:val="000000"/>
          <w:sz w:val="20"/>
          <w:szCs w:val="20"/>
        </w:rPr>
        <w:t>credibility</w:t>
      </w:r>
      <w:proofErr w:type="spellEnd"/>
      <w:r>
        <w:rPr>
          <w:rFonts w:ascii="Euclid Circular A" w:eastAsia="Euclid Circular A" w:hAnsi="Euclid Circular A" w:cs="Euclid Circular A"/>
          <w:color w:val="000000"/>
          <w:sz w:val="20"/>
          <w:szCs w:val="20"/>
        </w:rPr>
        <w:t xml:space="preserve"> of </w:t>
      </w:r>
      <w:proofErr w:type="spellStart"/>
      <w:r>
        <w:rPr>
          <w:rFonts w:ascii="Euclid Circular A" w:eastAsia="Euclid Circular A" w:hAnsi="Euclid Circular A" w:cs="Euclid Circular A"/>
          <w:color w:val="000000"/>
          <w:sz w:val="20"/>
          <w:szCs w:val="20"/>
        </w:rPr>
        <w:t>news</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conflicting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narratives</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during</w:t>
      </w:r>
      <w:proofErr w:type="spellEnd"/>
      <w:r>
        <w:rPr>
          <w:rFonts w:ascii="Euclid Circular A" w:eastAsia="Euclid Circular A" w:hAnsi="Euclid Circular A" w:cs="Euclid Circular A"/>
          <w:color w:val="000000"/>
          <w:sz w:val="20"/>
          <w:szCs w:val="20"/>
        </w:rPr>
        <w:t xml:space="preserve"> “Information War” in Ukraine. </w:t>
      </w:r>
      <w:r>
        <w:rPr>
          <w:rFonts w:ascii="Euclid Circular A" w:eastAsia="Euclid Circular A" w:hAnsi="Euclid Circular A" w:cs="Euclid Circular A"/>
          <w:i/>
          <w:color w:val="000000"/>
          <w:sz w:val="20"/>
          <w:szCs w:val="20"/>
        </w:rPr>
        <w:t>International Journal of Press/Politics</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23</w:t>
      </w:r>
      <w:r>
        <w:rPr>
          <w:rFonts w:ascii="Euclid Circular A" w:eastAsia="Euclid Circular A" w:hAnsi="Euclid Circular A" w:cs="Euclid Circular A"/>
          <w:color w:val="000000"/>
          <w:sz w:val="20"/>
          <w:szCs w:val="20"/>
        </w:rPr>
        <w:t>(1), 116–135. https://doi.org/10.1177/1940161217743258</w:t>
      </w:r>
    </w:p>
    <w:p w14:paraId="000000AD"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Thompson, D. (2012, December 21). “</w:t>
      </w:r>
      <w:proofErr w:type="spellStart"/>
      <w:r>
        <w:rPr>
          <w:rFonts w:ascii="Euclid Circular A" w:eastAsia="Euclid Circular A" w:hAnsi="Euclid Circular A" w:cs="Euclid Circular A"/>
          <w:color w:val="000000"/>
          <w:sz w:val="20"/>
          <w:szCs w:val="20"/>
        </w:rPr>
        <w:t>Snow</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Fall</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Isn’t</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Future</w:t>
      </w:r>
      <w:proofErr w:type="spellEnd"/>
      <w:r>
        <w:rPr>
          <w:rFonts w:ascii="Euclid Circular A" w:eastAsia="Euclid Circular A" w:hAnsi="Euclid Circular A" w:cs="Euclid Circular A"/>
          <w:color w:val="000000"/>
          <w:sz w:val="20"/>
          <w:szCs w:val="20"/>
        </w:rPr>
        <w:t xml:space="preserve"> of </w:t>
      </w:r>
      <w:proofErr w:type="spellStart"/>
      <w:r>
        <w:rPr>
          <w:rFonts w:ascii="Euclid Circular A" w:eastAsia="Euclid Circular A" w:hAnsi="Euclid Circular A" w:cs="Euclid Circular A"/>
          <w:color w:val="000000"/>
          <w:sz w:val="20"/>
          <w:szCs w:val="20"/>
        </w:rPr>
        <w:t>Journalism</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 xml:space="preserve">The </w:t>
      </w:r>
      <w:proofErr w:type="spellStart"/>
      <w:r>
        <w:rPr>
          <w:rFonts w:ascii="Euclid Circular A" w:eastAsia="Euclid Circular A" w:hAnsi="Euclid Circular A" w:cs="Euclid Circular A"/>
          <w:i/>
          <w:color w:val="000000"/>
          <w:sz w:val="20"/>
          <w:szCs w:val="20"/>
        </w:rPr>
        <w:t>Atlantic</w:t>
      </w:r>
      <w:proofErr w:type="spellEnd"/>
      <w:r>
        <w:rPr>
          <w:rFonts w:ascii="Euclid Circular A" w:eastAsia="Euclid Circular A" w:hAnsi="Euclid Circular A" w:cs="Euclid Circular A"/>
          <w:color w:val="000000"/>
          <w:sz w:val="20"/>
          <w:szCs w:val="20"/>
        </w:rPr>
        <w:t>.</w:t>
      </w:r>
    </w:p>
    <w:p w14:paraId="000000AE"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Tjärnhage</w:t>
      </w:r>
      <w:proofErr w:type="spellEnd"/>
      <w:r>
        <w:rPr>
          <w:rFonts w:ascii="Euclid Circular A" w:eastAsia="Euclid Circular A" w:hAnsi="Euclid Circular A" w:cs="Euclid Circular A"/>
          <w:color w:val="000000"/>
          <w:sz w:val="20"/>
          <w:szCs w:val="20"/>
        </w:rPr>
        <w:t xml:space="preserve">, A., </w:t>
      </w:r>
      <w:proofErr w:type="spellStart"/>
      <w:r>
        <w:rPr>
          <w:rFonts w:ascii="Euclid Circular A" w:eastAsia="Euclid Circular A" w:hAnsi="Euclid Circular A" w:cs="Euclid Circular A"/>
          <w:color w:val="000000"/>
          <w:sz w:val="20"/>
          <w:szCs w:val="20"/>
        </w:rPr>
        <w:t>Söderström</w:t>
      </w:r>
      <w:proofErr w:type="spellEnd"/>
      <w:r>
        <w:rPr>
          <w:rFonts w:ascii="Euclid Circular A" w:eastAsia="Euclid Circular A" w:hAnsi="Euclid Circular A" w:cs="Euclid Circular A"/>
          <w:color w:val="000000"/>
          <w:sz w:val="20"/>
          <w:szCs w:val="20"/>
        </w:rPr>
        <w:t xml:space="preserve">, U., </w:t>
      </w:r>
      <w:proofErr w:type="spellStart"/>
      <w:r>
        <w:rPr>
          <w:rFonts w:ascii="Euclid Circular A" w:eastAsia="Euclid Circular A" w:hAnsi="Euclid Circular A" w:cs="Euclid Circular A"/>
          <w:color w:val="000000"/>
          <w:sz w:val="20"/>
          <w:szCs w:val="20"/>
        </w:rPr>
        <w:t>Norberg</w:t>
      </w:r>
      <w:proofErr w:type="spellEnd"/>
      <w:r>
        <w:rPr>
          <w:rFonts w:ascii="Euclid Circular A" w:eastAsia="Euclid Circular A" w:hAnsi="Euclid Circular A" w:cs="Euclid Circular A"/>
          <w:color w:val="000000"/>
          <w:sz w:val="20"/>
          <w:szCs w:val="20"/>
        </w:rPr>
        <w:t xml:space="preserve">, O., </w:t>
      </w:r>
      <w:proofErr w:type="spellStart"/>
      <w:r>
        <w:rPr>
          <w:rFonts w:ascii="Euclid Circular A" w:eastAsia="Euclid Circular A" w:hAnsi="Euclid Circular A" w:cs="Euclid Circular A"/>
          <w:color w:val="000000"/>
          <w:sz w:val="20"/>
          <w:szCs w:val="20"/>
        </w:rPr>
        <w:t>Andersson</w:t>
      </w:r>
      <w:proofErr w:type="spellEnd"/>
      <w:r>
        <w:rPr>
          <w:rFonts w:ascii="Euclid Circular A" w:eastAsia="Euclid Circular A" w:hAnsi="Euclid Circular A" w:cs="Euclid Circular A"/>
          <w:color w:val="000000"/>
          <w:sz w:val="20"/>
          <w:szCs w:val="20"/>
        </w:rPr>
        <w:t xml:space="preserve">, M., &amp; </w:t>
      </w:r>
      <w:proofErr w:type="spellStart"/>
      <w:r>
        <w:rPr>
          <w:rFonts w:ascii="Euclid Circular A" w:eastAsia="Euclid Circular A" w:hAnsi="Euclid Circular A" w:cs="Euclid Circular A"/>
          <w:color w:val="000000"/>
          <w:sz w:val="20"/>
          <w:szCs w:val="20"/>
        </w:rPr>
        <w:t>Mejtoft</w:t>
      </w:r>
      <w:proofErr w:type="spellEnd"/>
      <w:r>
        <w:rPr>
          <w:rFonts w:ascii="Euclid Circular A" w:eastAsia="Euclid Circular A" w:hAnsi="Euclid Circular A" w:cs="Euclid Circular A"/>
          <w:color w:val="000000"/>
          <w:sz w:val="20"/>
          <w:szCs w:val="20"/>
        </w:rPr>
        <w:t xml:space="preserve">, T. (2023). The Impact of </w:t>
      </w:r>
      <w:proofErr w:type="spellStart"/>
      <w:r>
        <w:rPr>
          <w:rFonts w:ascii="Euclid Circular A" w:eastAsia="Euclid Circular A" w:hAnsi="Euclid Circular A" w:cs="Euclid Circular A"/>
          <w:color w:val="000000"/>
          <w:sz w:val="20"/>
          <w:szCs w:val="20"/>
        </w:rPr>
        <w:t>Scrollytelling</w:t>
      </w:r>
      <w:proofErr w:type="spellEnd"/>
      <w:r>
        <w:rPr>
          <w:rFonts w:ascii="Euclid Circular A" w:eastAsia="Euclid Circular A" w:hAnsi="Euclid Circular A" w:cs="Euclid Circular A"/>
          <w:color w:val="000000"/>
          <w:sz w:val="20"/>
          <w:szCs w:val="20"/>
        </w:rPr>
        <w:t xml:space="preserve"> on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Reading </w:t>
      </w:r>
      <w:proofErr w:type="spellStart"/>
      <w:r>
        <w:rPr>
          <w:rFonts w:ascii="Euclid Circular A" w:eastAsia="Euclid Circular A" w:hAnsi="Euclid Circular A" w:cs="Euclid Circular A"/>
          <w:color w:val="000000"/>
          <w:sz w:val="20"/>
          <w:szCs w:val="20"/>
        </w:rPr>
        <w:t>Experience</w:t>
      </w:r>
      <w:proofErr w:type="spellEnd"/>
      <w:r>
        <w:rPr>
          <w:rFonts w:ascii="Euclid Circular A" w:eastAsia="Euclid Circular A" w:hAnsi="Euclid Circular A" w:cs="Euclid Circular A"/>
          <w:color w:val="000000"/>
          <w:sz w:val="20"/>
          <w:szCs w:val="20"/>
        </w:rPr>
        <w:t xml:space="preserve"> of Long-Form </w:t>
      </w:r>
      <w:proofErr w:type="spellStart"/>
      <w:r>
        <w:rPr>
          <w:rFonts w:ascii="Euclid Circular A" w:eastAsia="Euclid Circular A" w:hAnsi="Euclid Circular A" w:cs="Euclid Circular A"/>
          <w:color w:val="000000"/>
          <w:sz w:val="20"/>
          <w:szCs w:val="20"/>
        </w:rPr>
        <w:t>Journalism</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ACM</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ECCE ’23</w:t>
      </w:r>
      <w:r>
        <w:rPr>
          <w:rFonts w:ascii="Euclid Circular A" w:eastAsia="Euclid Circular A" w:hAnsi="Euclid Circular A" w:cs="Euclid Circular A"/>
          <w:color w:val="000000"/>
          <w:sz w:val="20"/>
          <w:szCs w:val="20"/>
        </w:rPr>
        <w:t>, 9.</w:t>
      </w:r>
    </w:p>
    <w:p w14:paraId="000000AF" w14:textId="77777777" w:rsidR="00D42A75"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van Dalen, A. (2020). </w:t>
      </w:r>
      <w:proofErr w:type="spellStart"/>
      <w:r>
        <w:rPr>
          <w:rFonts w:ascii="Euclid Circular A" w:eastAsia="Euclid Circular A" w:hAnsi="Euclid Circular A" w:cs="Euclid Circular A"/>
          <w:color w:val="000000"/>
          <w:sz w:val="20"/>
          <w:szCs w:val="20"/>
        </w:rPr>
        <w:t>Journalism</w:t>
      </w:r>
      <w:proofErr w:type="spellEnd"/>
      <w:r>
        <w:rPr>
          <w:rFonts w:ascii="Euclid Circular A" w:eastAsia="Euclid Circular A" w:hAnsi="Euclid Circular A" w:cs="Euclid Circular A"/>
          <w:color w:val="000000"/>
          <w:sz w:val="20"/>
          <w:szCs w:val="20"/>
        </w:rPr>
        <w:t xml:space="preserve">, trust,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credibility</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 xml:space="preserve">The </w:t>
      </w:r>
      <w:proofErr w:type="spellStart"/>
      <w:r>
        <w:rPr>
          <w:rFonts w:ascii="Euclid Circular A" w:eastAsia="Euclid Circular A" w:hAnsi="Euclid Circular A" w:cs="Euclid Circular A"/>
          <w:i/>
          <w:color w:val="000000"/>
          <w:sz w:val="20"/>
          <w:szCs w:val="20"/>
        </w:rPr>
        <w:t>Handbook</w:t>
      </w:r>
      <w:proofErr w:type="spellEnd"/>
      <w:r>
        <w:rPr>
          <w:rFonts w:ascii="Euclid Circular A" w:eastAsia="Euclid Circular A" w:hAnsi="Euclid Circular A" w:cs="Euclid Circular A"/>
          <w:i/>
          <w:color w:val="000000"/>
          <w:sz w:val="20"/>
          <w:szCs w:val="20"/>
        </w:rPr>
        <w:t xml:space="preserve"> of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i/>
          <w:color w:val="000000"/>
          <w:sz w:val="20"/>
          <w:szCs w:val="20"/>
        </w:rPr>
        <w:t xml:space="preserve"> Studies</w:t>
      </w:r>
      <w:r>
        <w:rPr>
          <w:rFonts w:ascii="Euclid Circular A" w:eastAsia="Euclid Circular A" w:hAnsi="Euclid Circular A" w:cs="Euclid Circular A"/>
          <w:color w:val="000000"/>
          <w:sz w:val="20"/>
          <w:szCs w:val="20"/>
        </w:rPr>
        <w:t>, 356–371. https://doi.org/10.4324/9781315167497-23</w:t>
      </w:r>
    </w:p>
    <w:p w14:paraId="000000B0" w14:textId="77777777" w:rsidR="00D42A75" w:rsidRDefault="00000000">
      <w:pPr>
        <w:rPr>
          <w:rFonts w:ascii="Euclid Circular A" w:eastAsia="Euclid Circular A" w:hAnsi="Euclid Circular A" w:cs="Euclid Circular A"/>
          <w:color w:val="000000"/>
          <w:sz w:val="20"/>
          <w:szCs w:val="20"/>
        </w:rPr>
      </w:pPr>
      <w:r>
        <w:br w:type="page"/>
      </w:r>
    </w:p>
    <w:p w14:paraId="000000B1" w14:textId="77777777" w:rsidR="00D42A75" w:rsidRDefault="00000000" w:rsidP="00EC2694">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68" w:name="_heading=h.35nkun2" w:colFirst="0" w:colLast="0"/>
      <w:bookmarkEnd w:id="68"/>
      <w:r>
        <w:rPr>
          <w:rFonts w:ascii="Euclid Circular A Semibold" w:eastAsia="Euclid Circular A Semibold" w:hAnsi="Euclid Circular A Semibold" w:cs="Euclid Circular A Semibold"/>
          <w:color w:val="000000"/>
          <w:sz w:val="32"/>
          <w:szCs w:val="32"/>
        </w:rPr>
        <w:lastRenderedPageBreak/>
        <w:t>Bijlagen</w:t>
      </w:r>
    </w:p>
    <w:bookmarkStart w:id="69" w:name="_heading=h.1ksv4uv" w:colFirst="0" w:colLast="0"/>
    <w:bookmarkEnd w:id="69"/>
    <w:p w14:paraId="000000B2" w14:textId="77777777" w:rsidR="00D42A75" w:rsidRDefault="00000000">
      <w:pPr>
        <w:rPr>
          <w:rFonts w:ascii="Euclid Circular A Semibold" w:eastAsia="Euclid Circular A Semibold" w:hAnsi="Euclid Circular A Semibold" w:cs="Euclid Circular A Semibold"/>
          <w:color w:val="000000"/>
          <w:sz w:val="32"/>
          <w:szCs w:val="32"/>
        </w:rPr>
      </w:pPr>
      <w:r>
        <w:rPr>
          <w:rFonts w:ascii="Euclid Circular A Semibold" w:eastAsia="Euclid Circular A Semibold" w:hAnsi="Euclid Circular A Semibold" w:cs="Euclid Circular A Semibold"/>
          <w:color w:val="000000"/>
          <w:sz w:val="32"/>
          <w:szCs w:val="32"/>
        </w:rPr>
        <w:object w:dxaOrig="10350" w:dyaOrig="12810" w14:anchorId="0F1FF9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640.5pt" o:ole="">
            <v:imagedata r:id="rId11" o:title=""/>
          </v:shape>
          <o:OLEObject Type="Embed" ProgID="Excel.Sheet.12" ShapeID="_x0000_i1025" DrawAspect="Content" ObjectID="_1802628819" r:id="rId12"/>
        </w:object>
      </w:r>
    </w:p>
    <w:sectPr w:rsidR="00D42A75">
      <w:footerReference w:type="default" r:id="rId13"/>
      <w:pgSz w:w="11906" w:h="16838"/>
      <w:pgMar w:top="1440" w:right="1440" w:bottom="1440" w:left="1440"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lexander Pleijter" w:date="2025-03-04T08:38:00Z" w:initials="">
    <w:p w14:paraId="000000C6"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 tekst voordat 2.1 begint, kan je beter gebruiken in de inleiding. In plaats hiervan moet je voor 2.1 een alinea schrijven waarin je vooruitblikt op wat je gaat bespreken in dit hoofdstuk. Zodat de lezer snapt wat er komen gaat en waarom. Begin hierbij altijd met het parafraseren van je onderzoeksvroeg en leg op basis daarvan uit wat je waarom gaat bespreken in elke paragraaf.</w:t>
      </w:r>
    </w:p>
  </w:comment>
  <w:comment w:id="6" w:author="Alexander Pleijter" w:date="2025-03-04T08:43:00Z" w:initials="">
    <w:p w14:paraId="000000DD" w14:textId="77777777" w:rsidR="00D42A75" w:rsidRDefault="00000000" w:rsidP="00FE4DD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Dit kan je duidelijker, eenvoudiger en korter schrijven, zoiets: Het vertrouwen in de journalistiek is het startpunt voor dit onderzoek. Vertrouwen is een term die vaak inwisselbaar wordt gebruikt met de termen geloofwaardigheid en betrouwbaarheid. In de wetenschappelijke literatuur zijn deze termen echter geen synoniemen, dus is het van belang om het conceptuele verschil te bespreken.</w:t>
      </w:r>
    </w:p>
  </w:comment>
  <w:comment w:id="8" w:author="Alexander Pleijter" w:date="2025-03-04T08:53:00Z" w:initials="">
    <w:p w14:paraId="000000CA" w14:textId="77777777" w:rsidR="00FE4DD8" w:rsidRDefault="00FE4DD8" w:rsidP="00FE4DD8">
      <w:pPr>
        <w:pStyle w:val="CommentText"/>
      </w:pPr>
      <w:r>
        <w:rPr>
          <w:color w:val="000000"/>
        </w:rPr>
        <w:t>Let op, Kovach en Rosenstiel zijn geen wetenschappers, terwijl het zo wel lijkt alsof je refereert naar een wetenschappelijke bron. Dat moet je niet doen.</w:t>
      </w:r>
    </w:p>
  </w:comment>
  <w:comment w:id="9" w:author="Alexander Pleijter" w:date="2025-03-04T08:46:00Z" w:initials="">
    <w:p w14:paraId="000000D8"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Dit is te vaag, wat wordt hier bedoeld?</w:t>
      </w:r>
    </w:p>
  </w:comment>
  <w:comment w:id="14" w:author="Alexander Pleijter" w:date="2025-03-04T08:47:00Z" w:initials="">
    <w:p w14:paraId="000000CD"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Deze zin loopt niet goed en klinkt me ook vaag in de oren.</w:t>
      </w:r>
    </w:p>
  </w:comment>
  <w:comment w:id="16" w:author="Alexander Pleijter" w:date="2025-03-04T08:52:00Z" w:initials="">
    <w:p w14:paraId="000000D2"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Nee, dit is betrouwbaarheid. Geloofwaardigheid is de perceptie van de betrouwbaarheid van informatie, ergo, of een individu het idee heeft dat informatie betrouwbaar is.</w:t>
      </w:r>
    </w:p>
  </w:comment>
  <w:comment w:id="17" w:author="Alexander Pleijter" w:date="2025-03-04T08:48:00Z" w:initials="">
    <w:p w14:paraId="000000D1"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Dit is een mooie, duidelijke omschrijving van 'vertrouwen'. Gebruik die liever hierboven, waar je vertrouwen bespreekt, zonder dat je tot zo'n duidelijke omschrijving als deze komt.</w:t>
      </w:r>
    </w:p>
  </w:comment>
  <w:comment w:id="19" w:author="Alexander Pleijter" w:date="2025-03-04T08:54:00Z" w:initials="">
    <w:p w14:paraId="000000CE"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Idem, deze verwijzing wekt de indruk dat dit een wetenschappelijke bron is, maar dat is het niet.</w:t>
      </w:r>
    </w:p>
  </w:comment>
  <w:comment w:id="20" w:author="Alexander Pleijter" w:date="2025-03-04T08:55:00Z" w:initials="">
    <w:p w14:paraId="000000D0"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te vaag, verduidelijken wat je hier bedoelt.</w:t>
      </w:r>
    </w:p>
  </w:comment>
  <w:comment w:id="21" w:author="Alexander Pleijter" w:date="2025-03-04T09:03:00Z" w:initials="">
    <w:p w14:paraId="000000DE"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Nadat je hierboven betrouwbaarheid hebt besproken, ga je hier weer terug naar vertrouwen en geloofwaardigheid. Wellicht kan je de paragraaf beter beginnen met betrouwbaarheid en daarna doorgaan op vertrouwen en geloofwaardigheid. Ik denk dat dat logischer is.</w:t>
      </w:r>
    </w:p>
  </w:comment>
  <w:comment w:id="22" w:author="Alexander Pleijter" w:date="2025-03-04T09:04:00Z" w:initials="">
    <w:p w14:paraId="000000C4"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hoe bedoel je hier aangetoond? Het zijn toch theoretische concepten, die kan je toch niet 'aantonen'?</w:t>
      </w:r>
    </w:p>
  </w:comment>
  <w:comment w:id="23" w:author="Alexander Pleijter" w:date="2025-03-04T09:06:00Z" w:initials="">
    <w:p w14:paraId="000000BE"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Kun je dit verduidelijk, door bijvoorbeeld een voorbeeld te geven waaruit het verschil duidelijk wordt?</w:t>
      </w:r>
    </w:p>
  </w:comment>
  <w:comment w:id="24" w:author="Alexander Pleijter" w:date="2025-03-04T09:07:00Z" w:initials="">
    <w:p w14:paraId="000000C1"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Het is niet duidelijk wat dit met geloofwaardigheid en vertrouwen van doen heeft. Moet je verduidelijk door ook die termen te gebruiken. Ook hier: voorbeelden kunnen helpen om dingen te verduidelijken.</w:t>
      </w:r>
    </w:p>
  </w:comment>
  <w:comment w:id="25" w:author="Alexander Pleijter" w:date="2025-03-04T09:09:00Z" w:initials="">
    <w:p w14:paraId="000000D4"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Dit is een empirisch onderzoek, dat hoort niet in een paragraaf die gaat over theoretische concepten. Moet naar 2.3.</w:t>
      </w:r>
    </w:p>
  </w:comment>
  <w:comment w:id="26" w:author="Alexander Pleijter" w:date="2025-03-04T09:10:00Z" w:initials="">
    <w:p w14:paraId="000000E0"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Moet dit niet geloofwaardigheid zijn?</w:t>
      </w:r>
    </w:p>
  </w:comment>
  <w:comment w:id="27" w:author="Alexander Pleijter" w:date="2025-03-04T09:10:00Z" w:initials="">
    <w:p w14:paraId="000000E2"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Als je onderzoek bespreekt, noem dan ook kort hoe dit onderzocht is</w:t>
      </w:r>
    </w:p>
  </w:comment>
  <w:comment w:id="30" w:author="Alexander Pleijter" w:date="2025-03-04T10:39:00Z" w:initials="">
    <w:p w14:paraId="000000DC"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Bedenk dat deze paragraaf moet gaan over het concept 'geloofwaardigheid'.</w:t>
      </w:r>
    </w:p>
  </w:comment>
  <w:comment w:id="32" w:author="Alexander Pleijter" w:date="2025-03-04T10:34:00Z" w:initials="">
    <w:p w14:paraId="000000D5"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Op zich een belangrijke vraag, maar niet voor jouw onderzoek, want dat gaat niet over deze vraag.</w:t>
      </w:r>
    </w:p>
  </w:comment>
  <w:comment w:id="33" w:author="Alexander Pleijter" w:date="2025-03-04T10:35:00Z" w:initials="">
    <w:p w14:paraId="000000D6"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Waarom zoveel aandacht voor zo'n oud onderzoek? Zeker omdat het niet direct met jouw onderzoek te maken heeft. Ja gaat over geloofwaardigheid, maar vooral over geloofwaardigheid van bronnen, waar jouw onderzoek zich niet op richt.</w:t>
      </w:r>
    </w:p>
  </w:comment>
  <w:comment w:id="34" w:author="Alexander Pleijter" w:date="2025-03-04T10:38:00Z" w:initials="">
    <w:p w14:paraId="000000D7"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Dit hele stuk over journalistieke waarheid is niet nodig, focus je op het concept geloofwaardigheid</w:t>
      </w:r>
    </w:p>
  </w:comment>
  <w:comment w:id="35" w:author="Alexander Pleijter" w:date="2025-03-04T09:44:00Z" w:initials="">
    <w:p w14:paraId="000000DF"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leg uit wat bron, kanaal en formulering van de boodschap inhouden, want dat is zo niet duidelijk.</w:t>
      </w:r>
    </w:p>
  </w:comment>
  <w:comment w:id="36" w:author="Alexander Pleijter" w:date="2025-03-04T09:46:00Z" w:initials="">
    <w:p w14:paraId="000000E1"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leg uit waarom die aspecten van doen hebben met multimediale nieuwsproducties</w:t>
      </w:r>
    </w:p>
  </w:comment>
  <w:comment w:id="37" w:author="Alexander Pleijter" w:date="2025-03-04T10:39:00Z" w:initials="">
    <w:p w14:paraId="000000C3"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wat bedoel je hiermee, wat zijn dat?</w:t>
      </w:r>
    </w:p>
  </w:comment>
  <w:comment w:id="38" w:author="Alexander Pleijter" w:date="2025-03-04T09:51:00Z" w:initials="">
    <w:p w14:paraId="000000DA"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bedoel je: in alle onderzoeken die zijn gedaan naar geloofwaardigheid?</w:t>
      </w:r>
    </w:p>
  </w:comment>
  <w:comment w:id="39" w:author="Alexander Pleijter" w:date="2025-03-04T09:52:00Z" w:initials="">
    <w:p w14:paraId="000000C0"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Wat wordt precies bedoeld met de formulering dan?</w:t>
      </w:r>
    </w:p>
  </w:comment>
  <w:comment w:id="41" w:author="Alexander Pleijter" w:date="2025-03-04T09:17:00Z" w:initials="">
    <w:p w14:paraId="000000C5"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Zoals het nu is, is het te beknopt en te weinigzeggend. Je moet hier een overzicht geven van onderzoek dat gedaan is naar journalistieke interventies en geloofwaardigheid. Transparantie is daar maar één voorbeeld van. Als het gaat om transparantie moet je dan ook een overzicht geven: wat is er onderzocht, wat zijn de uitkomsten van die onderzoeken?</w:t>
      </w:r>
    </w:p>
  </w:comment>
  <w:comment w:id="43" w:author="Alexander Pleijter" w:date="2025-03-04T09:30:00Z" w:initials="">
    <w:p w14:paraId="000000CB"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Je moet ook bespreken wat multimedia is, aan de hand van wetenschappelijke literatuur.</w:t>
      </w:r>
    </w:p>
  </w:comment>
  <w:comment w:id="44" w:author="Alexander Pleijter" w:date="2025-03-04T09:29:00Z" w:initials="">
    <w:p w14:paraId="000000C8"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Wat houdt interactief in?</w:t>
      </w:r>
    </w:p>
  </w:comment>
  <w:comment w:id="45" w:author="Alexander Pleijter" w:date="2025-03-04T09:23:00Z" w:initials="">
    <w:p w14:paraId="000000D9"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Je kan hier noemen dat die vragen in eerste instantie hebben geleid tot onderzoek op dit vlak: hoe verwerken mensen multimediaal nieuws en wat onthouden ze ervan. En dan kan je zeggen dat een voorbeeld daarvan het onderzoek van Sundar is.</w:t>
      </w:r>
    </w:p>
  </w:comment>
  <w:comment w:id="47" w:author="Alexander Pleijter" w:date="2025-03-04T09:24:00Z" w:initials="">
    <w:p w14:paraId="000000C2"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Waarom bespreek je alleen Sundar? Je had toch meer van dit soort onderzoeken?</w:t>
      </w:r>
    </w:p>
  </w:comment>
  <w:comment w:id="48" w:author="Alexander Pleijter" w:date="2025-03-04T09:25:00Z" w:initials="">
    <w:p w14:paraId="000000C7"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vertel wat dit experiment inhield: wat onderzochten ze en hoe?</w:t>
      </w:r>
    </w:p>
  </w:comment>
  <w:comment w:id="49" w:author="Alexander Pleijter" w:date="2025-03-04T09:25:00Z" w:initials="">
    <w:p w14:paraId="000000C9"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Deze zin met een enorm citaat in het midden, loopt niet goed en is onleesbaar. Het is niet nodig hier te citeren, dus schrijf het gewoon in eigen woorden.</w:t>
      </w:r>
    </w:p>
  </w:comment>
  <w:comment w:id="50" w:author="Alexander Pleijter" w:date="2025-03-04T09:26:00Z" w:initials="">
    <w:p w14:paraId="000000CC"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Hoezo dan? Waaruit blijkt dat?</w:t>
      </w:r>
    </w:p>
  </w:comment>
  <w:comment w:id="51" w:author="Alexander Pleijter" w:date="2025-03-04T09:26:00Z" w:initials="">
    <w:p w14:paraId="000000CF"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Wat bedoel je met later? Hoezo later? Dit is toch nog steeds hun publicatie uit 2017?</w:t>
      </w:r>
    </w:p>
  </w:comment>
  <w:comment w:id="52" w:author="Alexander Pleijter" w:date="2025-03-04T09:27:00Z" w:initials="">
    <w:p w14:paraId="000000B8"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Die vraag hebben ze toch beantwoord met hun onderzoek?</w:t>
      </w:r>
    </w:p>
  </w:comment>
  <w:comment w:id="53" w:author="Alexander Pleijter" w:date="2025-03-04T09:28:00Z" w:initials="">
    <w:p w14:paraId="000000D3"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Waarom ga je opeens over op dit verschil? Niet nodig, je kan gewoon focus houden op multimedialiteit.</w:t>
      </w:r>
    </w:p>
  </w:comment>
  <w:comment w:id="54" w:author="Alexander Pleijter" w:date="2025-03-04T09:31:00Z" w:initials="">
    <w:p w14:paraId="000000BB"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Een gewoon tekstbericht met een foto is dus al multimedia in jouw onderzoek?</w:t>
      </w:r>
    </w:p>
  </w:comment>
  <w:comment w:id="55" w:author="Alexander Pleijter" w:date="2025-03-04T09:32:00Z" w:initials="">
    <w:p w14:paraId="000000BC"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En wat zijn mediamodi?</w:t>
      </w:r>
    </w:p>
  </w:comment>
  <w:comment w:id="56" w:author="Alexander Pleijter" w:date="2025-03-04T09:32:00Z" w:initials="">
    <w:p w14:paraId="000000BF"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Nuttig onderscheid, kan je het duidelijker maken met voorbeelden?</w:t>
      </w:r>
    </w:p>
  </w:comment>
  <w:comment w:id="57" w:author="Alexander Pleijter" w:date="2025-03-04T09:33:00Z" w:initials="">
    <w:p w14:paraId="000000DB"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hoeft hier niet, kan weg</w:t>
      </w:r>
    </w:p>
  </w:comment>
  <w:comment w:id="58" w:author="Alexander Pleijter" w:date="2025-03-04T09:36:00Z" w:initials="">
    <w:p w14:paraId="000000BA"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Je gaat hier opeens weer terug in de tijd</w:t>
      </w:r>
    </w:p>
  </w:comment>
  <w:comment w:id="59" w:author="Alexander Pleijter" w:date="2025-03-04T09:37:00Z" w:initials="">
    <w:p w14:paraId="000000BD" w14:textId="77777777" w:rsidR="00D42A7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onlogisch om nu weer terug te gaan naar de eerste generatie online nieuwsmedia.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C6" w15:done="0"/>
  <w15:commentEx w15:paraId="000000DD" w15:done="0"/>
  <w15:commentEx w15:paraId="000000CA" w15:done="1"/>
  <w15:commentEx w15:paraId="000000D8" w15:done="1"/>
  <w15:commentEx w15:paraId="000000CD" w15:done="1"/>
  <w15:commentEx w15:paraId="000000D2" w15:done="1"/>
  <w15:commentEx w15:paraId="000000D1" w15:done="1"/>
  <w15:commentEx w15:paraId="000000CE" w15:done="1"/>
  <w15:commentEx w15:paraId="000000D0" w15:done="1"/>
  <w15:commentEx w15:paraId="000000DE" w15:done="0"/>
  <w15:commentEx w15:paraId="000000C4" w15:done="0"/>
  <w15:commentEx w15:paraId="000000BE" w15:done="0"/>
  <w15:commentEx w15:paraId="000000C1" w15:done="0"/>
  <w15:commentEx w15:paraId="000000D4" w15:done="1"/>
  <w15:commentEx w15:paraId="000000E0" w15:done="1"/>
  <w15:commentEx w15:paraId="000000E2" w15:done="1"/>
  <w15:commentEx w15:paraId="000000DC" w15:done="1"/>
  <w15:commentEx w15:paraId="000000D5" w15:done="1"/>
  <w15:commentEx w15:paraId="000000D6" w15:done="1"/>
  <w15:commentEx w15:paraId="000000D7" w15:done="1"/>
  <w15:commentEx w15:paraId="000000DF" w15:done="0"/>
  <w15:commentEx w15:paraId="000000E1" w15:done="0"/>
  <w15:commentEx w15:paraId="000000C3" w15:done="1"/>
  <w15:commentEx w15:paraId="000000DA" w15:done="0"/>
  <w15:commentEx w15:paraId="000000C0" w15:done="0"/>
  <w15:commentEx w15:paraId="000000C5" w15:done="0"/>
  <w15:commentEx w15:paraId="000000CB" w15:done="0"/>
  <w15:commentEx w15:paraId="000000C8" w15:done="0"/>
  <w15:commentEx w15:paraId="000000D9" w15:done="0"/>
  <w15:commentEx w15:paraId="000000C2" w15:done="0"/>
  <w15:commentEx w15:paraId="000000C7" w15:done="0"/>
  <w15:commentEx w15:paraId="000000C9" w15:done="0"/>
  <w15:commentEx w15:paraId="000000CC" w15:done="0"/>
  <w15:commentEx w15:paraId="000000CF" w15:done="0"/>
  <w15:commentEx w15:paraId="000000B8" w15:done="0"/>
  <w15:commentEx w15:paraId="000000D3" w15:done="0"/>
  <w15:commentEx w15:paraId="000000BB" w15:done="0"/>
  <w15:commentEx w15:paraId="000000BC" w15:paraIdParent="000000BB" w15:done="0"/>
  <w15:commentEx w15:paraId="000000BF" w15:done="0"/>
  <w15:commentEx w15:paraId="000000DB" w15:done="0"/>
  <w15:commentEx w15:paraId="000000BA" w15:done="0"/>
  <w15:commentEx w15:paraId="000000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C6" w16cid:durableId="000000C6"/>
  <w16cid:commentId w16cid:paraId="000000DD" w16cid:durableId="000000DD"/>
  <w16cid:commentId w16cid:paraId="000000CA" w16cid:durableId="000000CA"/>
  <w16cid:commentId w16cid:paraId="000000D8" w16cid:durableId="000000D8"/>
  <w16cid:commentId w16cid:paraId="000000CD" w16cid:durableId="000000CD"/>
  <w16cid:commentId w16cid:paraId="000000D2" w16cid:durableId="000000D2"/>
  <w16cid:commentId w16cid:paraId="000000D1" w16cid:durableId="000000D1"/>
  <w16cid:commentId w16cid:paraId="000000CE" w16cid:durableId="000000CE"/>
  <w16cid:commentId w16cid:paraId="000000D0" w16cid:durableId="000000D0"/>
  <w16cid:commentId w16cid:paraId="000000DE" w16cid:durableId="000000DE"/>
  <w16cid:commentId w16cid:paraId="000000C4" w16cid:durableId="000000C4"/>
  <w16cid:commentId w16cid:paraId="000000BE" w16cid:durableId="000000BE"/>
  <w16cid:commentId w16cid:paraId="000000C1" w16cid:durableId="000000C1"/>
  <w16cid:commentId w16cid:paraId="000000D4" w16cid:durableId="000000D4"/>
  <w16cid:commentId w16cid:paraId="000000E0" w16cid:durableId="000000E0"/>
  <w16cid:commentId w16cid:paraId="000000E2" w16cid:durableId="000000E2"/>
  <w16cid:commentId w16cid:paraId="000000DC" w16cid:durableId="000000DC"/>
  <w16cid:commentId w16cid:paraId="000000D5" w16cid:durableId="000000D5"/>
  <w16cid:commentId w16cid:paraId="000000D6" w16cid:durableId="000000D6"/>
  <w16cid:commentId w16cid:paraId="000000D7" w16cid:durableId="000000D7"/>
  <w16cid:commentId w16cid:paraId="000000DF" w16cid:durableId="000000DF"/>
  <w16cid:commentId w16cid:paraId="000000E1" w16cid:durableId="000000E1"/>
  <w16cid:commentId w16cid:paraId="000000C3" w16cid:durableId="000000C3"/>
  <w16cid:commentId w16cid:paraId="000000DA" w16cid:durableId="000000DA"/>
  <w16cid:commentId w16cid:paraId="000000C0" w16cid:durableId="000000C0"/>
  <w16cid:commentId w16cid:paraId="000000C5" w16cid:durableId="000000C5"/>
  <w16cid:commentId w16cid:paraId="000000CB" w16cid:durableId="000000CB"/>
  <w16cid:commentId w16cid:paraId="000000C8" w16cid:durableId="000000C8"/>
  <w16cid:commentId w16cid:paraId="000000D9" w16cid:durableId="000000D9"/>
  <w16cid:commentId w16cid:paraId="000000C2" w16cid:durableId="000000C2"/>
  <w16cid:commentId w16cid:paraId="000000C7" w16cid:durableId="000000C7"/>
  <w16cid:commentId w16cid:paraId="000000C9" w16cid:durableId="000000C9"/>
  <w16cid:commentId w16cid:paraId="000000CC" w16cid:durableId="000000CC"/>
  <w16cid:commentId w16cid:paraId="000000CF" w16cid:durableId="000000CF"/>
  <w16cid:commentId w16cid:paraId="000000B8" w16cid:durableId="000000B8"/>
  <w16cid:commentId w16cid:paraId="000000D3" w16cid:durableId="000000D3"/>
  <w16cid:commentId w16cid:paraId="000000BB" w16cid:durableId="000000BB"/>
  <w16cid:commentId w16cid:paraId="000000BC" w16cid:durableId="000000BC"/>
  <w16cid:commentId w16cid:paraId="000000BF" w16cid:durableId="000000BF"/>
  <w16cid:commentId w16cid:paraId="000000DB" w16cid:durableId="000000DB"/>
  <w16cid:commentId w16cid:paraId="000000BA" w16cid:durableId="000000BA"/>
  <w16cid:commentId w16cid:paraId="000000BD" w16cid:durableId="000000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06ED4" w14:textId="77777777" w:rsidR="00EE118C" w:rsidRDefault="00EE118C">
      <w:pPr>
        <w:spacing w:after="0" w:line="240" w:lineRule="auto"/>
      </w:pPr>
      <w:r>
        <w:separator/>
      </w:r>
    </w:p>
  </w:endnote>
  <w:endnote w:type="continuationSeparator" w:id="0">
    <w:p w14:paraId="77DD6105" w14:textId="77777777" w:rsidR="00EE118C" w:rsidRDefault="00EE1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Euclid Circular A">
    <w:panose1 w:val="020B0504000000000000"/>
    <w:charset w:val="00"/>
    <w:family w:val="swiss"/>
    <w:notTrueType/>
    <w:pitch w:val="variable"/>
    <w:sig w:usb0="00000207" w:usb1="00000001" w:usb2="00000000" w:usb3="00000000" w:csb0="00000097"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38D71731-EB68-4DAD-B9DC-8A8697DBEEAA}"/>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2249825-8FD8-4FFF-A148-4C4B62E58902}"/>
    <w:embedItalic r:id="rId3" w:fontKey="{98D6E371-A530-4E95-B20B-90A853388E51}"/>
  </w:font>
  <w:font w:name="Calibri Light">
    <w:panose1 w:val="020F0302020204030204"/>
    <w:charset w:val="00"/>
    <w:family w:val="swiss"/>
    <w:pitch w:val="variable"/>
    <w:sig w:usb0="E4002EFF" w:usb1="C200247B" w:usb2="00000009" w:usb3="00000000" w:csb0="000001FF" w:csb1="00000000"/>
    <w:embedRegular r:id="rId4" w:fontKey="{37474E45-4490-4A64-857E-C53FEE6178F1}"/>
  </w:font>
  <w:font w:name="Euclid Circular A Semibold">
    <w:panose1 w:val="020B0704000000000000"/>
    <w:charset w:val="00"/>
    <w:family w:val="swiss"/>
    <w:notTrueType/>
    <w:pitch w:val="variable"/>
    <w:sig w:usb0="00000207" w:usb1="00000001" w:usb2="00000000" w:usb3="00000000" w:csb0="00000097" w:csb1="00000000"/>
  </w:font>
  <w:font w:name="Arial">
    <w:panose1 w:val="020B0604020202020204"/>
    <w:charset w:val="00"/>
    <w:family w:val="swiss"/>
    <w:pitch w:val="variable"/>
    <w:sig w:usb0="E0002EFF" w:usb1="C000785B" w:usb2="00000009" w:usb3="00000000" w:csb0="000001FF" w:csb1="00000000"/>
  </w:font>
  <w:font w:name="Euclid Flex">
    <w:panose1 w:val="020B0504000000000000"/>
    <w:charset w:val="00"/>
    <w:family w:val="swiss"/>
    <w:notTrueType/>
    <w:pitch w:val="variable"/>
    <w:sig w:usb0="00000207" w:usb1="00000000"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6" w14:textId="3F83DEDC" w:rsidR="00D42A75" w:rsidRDefault="00000000">
    <w:pPr>
      <w:pBdr>
        <w:top w:val="nil"/>
        <w:left w:val="nil"/>
        <w:bottom w:val="nil"/>
        <w:right w:val="nil"/>
        <w:between w:val="nil"/>
      </w:pBdr>
      <w:tabs>
        <w:tab w:val="center" w:pos="4513"/>
        <w:tab w:val="right" w:pos="9026"/>
      </w:tabs>
      <w:spacing w:after="0" w:line="240" w:lineRule="auto"/>
      <w:jc w:val="right"/>
      <w:rPr>
        <w:rFonts w:ascii="Euclid Flex" w:eastAsia="Euclid Flex" w:hAnsi="Euclid Flex" w:cs="Euclid Flex"/>
        <w:color w:val="000000"/>
      </w:rPr>
    </w:pPr>
    <w:r>
      <w:rPr>
        <w:rFonts w:ascii="Euclid Flex" w:eastAsia="Euclid Flex" w:hAnsi="Euclid Flex" w:cs="Euclid Flex"/>
        <w:color w:val="000000"/>
      </w:rPr>
      <w:fldChar w:fldCharType="begin"/>
    </w:r>
    <w:r>
      <w:rPr>
        <w:rFonts w:ascii="Euclid Flex" w:eastAsia="Euclid Flex" w:hAnsi="Euclid Flex" w:cs="Euclid Flex"/>
        <w:color w:val="000000"/>
      </w:rPr>
      <w:instrText>PAGE</w:instrText>
    </w:r>
    <w:r>
      <w:rPr>
        <w:rFonts w:ascii="Euclid Flex" w:eastAsia="Euclid Flex" w:hAnsi="Euclid Flex" w:cs="Euclid Flex"/>
        <w:color w:val="000000"/>
      </w:rPr>
      <w:fldChar w:fldCharType="separate"/>
    </w:r>
    <w:r w:rsidR="00EC2694">
      <w:rPr>
        <w:rFonts w:ascii="Euclid Flex" w:eastAsia="Euclid Flex" w:hAnsi="Euclid Flex" w:cs="Euclid Flex"/>
        <w:noProof/>
        <w:color w:val="000000"/>
      </w:rPr>
      <w:t>2</w:t>
    </w:r>
    <w:r>
      <w:rPr>
        <w:rFonts w:ascii="Euclid Flex" w:eastAsia="Euclid Flex" w:hAnsi="Euclid Flex" w:cs="Euclid Flex"/>
        <w:color w:val="000000"/>
      </w:rPr>
      <w:fldChar w:fldCharType="end"/>
    </w:r>
  </w:p>
  <w:p w14:paraId="000000B7" w14:textId="77777777" w:rsidR="00D42A75" w:rsidRDefault="00D42A7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E599C3" w14:textId="77777777" w:rsidR="00EE118C" w:rsidRDefault="00EE118C">
      <w:pPr>
        <w:spacing w:after="0" w:line="240" w:lineRule="auto"/>
      </w:pPr>
      <w:r>
        <w:separator/>
      </w:r>
    </w:p>
  </w:footnote>
  <w:footnote w:type="continuationSeparator" w:id="0">
    <w:p w14:paraId="1FB3E916" w14:textId="77777777" w:rsidR="00EE118C" w:rsidRDefault="00EE118C">
      <w:pPr>
        <w:spacing w:after="0" w:line="240" w:lineRule="auto"/>
      </w:pPr>
      <w:r>
        <w:continuationSeparator/>
      </w:r>
    </w:p>
  </w:footnote>
  <w:footnote w:id="1">
    <w:p w14:paraId="000000B3" w14:textId="77777777" w:rsidR="00D42A75" w:rsidRDefault="00000000">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 </w:t>
      </w:r>
      <w:r>
        <w:rPr>
          <w:i/>
          <w:color w:val="000000"/>
          <w:sz w:val="20"/>
          <w:szCs w:val="20"/>
        </w:rPr>
        <w:t>Sinds 2018 is het aandeel lezers dat het nieuws niet vertrouwt gestegen, van 11 naar 19 procent. De groep die het merendeel van het nieuws vertrouwt, is afgenomen van 59% (2018) naar 54% (2024) (Digital News Report, 2024; 2023; 2022; 2021; 2020; 2019; 2018).</w:t>
      </w:r>
    </w:p>
  </w:footnote>
  <w:footnote w:id="2">
    <w:p w14:paraId="000000B4" w14:textId="77777777" w:rsidR="00D42A75" w:rsidRDefault="00000000">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Onder andere: een rechtse krantencolumnist, een uitgebreid gesyndiceerde vrouwelijke film-gossipcolumnist en een maandelijks in grote oplage verschijnend </w:t>
      </w:r>
      <w:proofErr w:type="spellStart"/>
      <w:r>
        <w:rPr>
          <w:color w:val="000000"/>
          <w:sz w:val="20"/>
          <w:szCs w:val="20"/>
        </w:rPr>
        <w:t>pictoriaal</w:t>
      </w:r>
      <w:proofErr w:type="spellEnd"/>
      <w:r>
        <w:rPr>
          <w:color w:val="000000"/>
          <w:sz w:val="20"/>
          <w:szCs w:val="20"/>
        </w:rPr>
        <w:t xml:space="preserve"> magazine. Namen worden achtergehouden om hen niet in verlegenheid te brengen (</w:t>
      </w:r>
      <w:proofErr w:type="spellStart"/>
      <w:r>
        <w:rPr>
          <w:color w:val="000000"/>
          <w:sz w:val="20"/>
          <w:szCs w:val="20"/>
        </w:rPr>
        <w:t>Hovland</w:t>
      </w:r>
      <w:proofErr w:type="spellEnd"/>
      <w:r>
        <w:rPr>
          <w:color w:val="000000"/>
          <w:sz w:val="20"/>
          <w:szCs w:val="20"/>
        </w:rPr>
        <w:t xml:space="preserve"> &amp; </w:t>
      </w:r>
      <w:proofErr w:type="spellStart"/>
      <w:r>
        <w:rPr>
          <w:color w:val="000000"/>
          <w:sz w:val="20"/>
          <w:szCs w:val="20"/>
        </w:rPr>
        <w:t>Weiss</w:t>
      </w:r>
      <w:proofErr w:type="spellEnd"/>
      <w:r>
        <w:rPr>
          <w:color w:val="000000"/>
          <w:sz w:val="20"/>
          <w:szCs w:val="20"/>
        </w:rPr>
        <w:t>, 1951).</w:t>
      </w:r>
    </w:p>
  </w:footnote>
  <w:footnote w:id="3">
    <w:p w14:paraId="000000B5" w14:textId="77777777" w:rsidR="00D42A75" w:rsidRDefault="00000000">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Nu officieel bekend als X vanaf 23 juli 2023 (Davis,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C2950"/>
    <w:multiLevelType w:val="multilevel"/>
    <w:tmpl w:val="59044902"/>
    <w:lvl w:ilvl="0">
      <w:numFmt w:val="bullet"/>
      <w:lvlText w:val="-"/>
      <w:lvlJc w:val="left"/>
      <w:pPr>
        <w:ind w:left="1080" w:hanging="360"/>
      </w:pPr>
      <w:rPr>
        <w:rFonts w:ascii="Euclid Circular A" w:eastAsia="Euclid Circular A" w:hAnsi="Euclid Circular A" w:cs="Euclid Circular 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04D3636"/>
    <w:multiLevelType w:val="multilevel"/>
    <w:tmpl w:val="D0FCD53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355E2146"/>
    <w:multiLevelType w:val="hybridMultilevel"/>
    <w:tmpl w:val="66927628"/>
    <w:lvl w:ilvl="0" w:tplc="BB68108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4A9B6439"/>
    <w:multiLevelType w:val="multilevel"/>
    <w:tmpl w:val="D0FCD53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4" w15:restartNumberingAfterBreak="0">
    <w:nsid w:val="5EA82594"/>
    <w:multiLevelType w:val="multilevel"/>
    <w:tmpl w:val="9A16A684"/>
    <w:lvl w:ilvl="0">
      <w:numFmt w:val="bullet"/>
      <w:lvlText w:val="-"/>
      <w:lvlJc w:val="left"/>
      <w:pPr>
        <w:ind w:left="1080" w:hanging="360"/>
      </w:pPr>
      <w:rPr>
        <w:rFonts w:ascii="Euclid Circular A" w:eastAsia="Euclid Circular A" w:hAnsi="Euclid Circular A" w:cs="Euclid Circular 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74FA7759"/>
    <w:multiLevelType w:val="multilevel"/>
    <w:tmpl w:val="E8686A0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77B93A98"/>
    <w:multiLevelType w:val="multilevel"/>
    <w:tmpl w:val="46AE08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759062142">
    <w:abstractNumId w:val="5"/>
  </w:num>
  <w:num w:numId="2" w16cid:durableId="2095349466">
    <w:abstractNumId w:val="0"/>
  </w:num>
  <w:num w:numId="3" w16cid:durableId="536160013">
    <w:abstractNumId w:val="1"/>
  </w:num>
  <w:num w:numId="4" w16cid:durableId="747847453">
    <w:abstractNumId w:val="6"/>
  </w:num>
  <w:num w:numId="5" w16cid:durableId="1297300310">
    <w:abstractNumId w:val="4"/>
  </w:num>
  <w:num w:numId="6" w16cid:durableId="716512659">
    <w:abstractNumId w:val="3"/>
  </w:num>
  <w:num w:numId="7" w16cid:durableId="1184441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A75"/>
    <w:rsid w:val="000341E7"/>
    <w:rsid w:val="00093BE4"/>
    <w:rsid w:val="0036454C"/>
    <w:rsid w:val="00522E1B"/>
    <w:rsid w:val="00882086"/>
    <w:rsid w:val="00A73012"/>
    <w:rsid w:val="00B40715"/>
    <w:rsid w:val="00B617D3"/>
    <w:rsid w:val="00BF1A91"/>
    <w:rsid w:val="00CE0C87"/>
    <w:rsid w:val="00D42A75"/>
    <w:rsid w:val="00DC2585"/>
    <w:rsid w:val="00DD598B"/>
    <w:rsid w:val="00E55985"/>
    <w:rsid w:val="00EC2694"/>
    <w:rsid w:val="00EE118C"/>
    <w:rsid w:val="00FC7497"/>
    <w:rsid w:val="00FE4DD8"/>
    <w:rsid w:val="00FE541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2EB70"/>
  <w15:docId w15:val="{6EFF1C58-220A-4147-A85A-A47AFC27D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nl-NL" w:eastAsia="en-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565"/>
  </w:style>
  <w:style w:type="paragraph" w:styleId="Heading1">
    <w:name w:val="heading 1"/>
    <w:basedOn w:val="Normal"/>
    <w:next w:val="Normal"/>
    <w:link w:val="Heading1Char"/>
    <w:uiPriority w:val="9"/>
    <w:qFormat/>
    <w:rsid w:val="00B135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135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135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35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135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35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5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5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5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35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35AD"/>
    <w:rPr>
      <w:rFonts w:asciiTheme="majorHAnsi" w:eastAsiaTheme="majorEastAsia" w:hAnsiTheme="majorHAnsi" w:cstheme="majorBidi"/>
      <w:color w:val="2F5496" w:themeColor="accent1" w:themeShade="BF"/>
      <w:sz w:val="40"/>
      <w:szCs w:val="40"/>
      <w:lang w:val="nl-NL"/>
    </w:rPr>
  </w:style>
  <w:style w:type="character" w:customStyle="1" w:styleId="Heading2Char">
    <w:name w:val="Heading 2 Char"/>
    <w:basedOn w:val="DefaultParagraphFont"/>
    <w:link w:val="Heading2"/>
    <w:uiPriority w:val="9"/>
    <w:rsid w:val="00B135AD"/>
    <w:rPr>
      <w:rFonts w:asciiTheme="majorHAnsi" w:eastAsiaTheme="majorEastAsia" w:hAnsiTheme="majorHAnsi" w:cstheme="majorBidi"/>
      <w:color w:val="2F5496" w:themeColor="accent1" w:themeShade="BF"/>
      <w:sz w:val="32"/>
      <w:szCs w:val="32"/>
      <w:lang w:val="nl-NL"/>
    </w:rPr>
  </w:style>
  <w:style w:type="character" w:customStyle="1" w:styleId="Heading3Char">
    <w:name w:val="Heading 3 Char"/>
    <w:basedOn w:val="DefaultParagraphFont"/>
    <w:link w:val="Heading3"/>
    <w:uiPriority w:val="9"/>
    <w:rsid w:val="00B135AD"/>
    <w:rPr>
      <w:rFonts w:eastAsiaTheme="majorEastAsia" w:cstheme="majorBidi"/>
      <w:color w:val="2F5496" w:themeColor="accent1" w:themeShade="BF"/>
      <w:sz w:val="28"/>
      <w:szCs w:val="28"/>
      <w:lang w:val="nl-NL"/>
    </w:rPr>
  </w:style>
  <w:style w:type="character" w:customStyle="1" w:styleId="Heading4Char">
    <w:name w:val="Heading 4 Char"/>
    <w:basedOn w:val="DefaultParagraphFont"/>
    <w:link w:val="Heading4"/>
    <w:uiPriority w:val="9"/>
    <w:semiHidden/>
    <w:rsid w:val="00B135AD"/>
    <w:rPr>
      <w:rFonts w:eastAsiaTheme="majorEastAsia" w:cstheme="majorBidi"/>
      <w:i/>
      <w:iCs/>
      <w:color w:val="2F5496" w:themeColor="accent1" w:themeShade="BF"/>
      <w:lang w:val="nl-NL"/>
    </w:rPr>
  </w:style>
  <w:style w:type="character" w:customStyle="1" w:styleId="Heading5Char">
    <w:name w:val="Heading 5 Char"/>
    <w:basedOn w:val="DefaultParagraphFont"/>
    <w:link w:val="Heading5"/>
    <w:uiPriority w:val="9"/>
    <w:semiHidden/>
    <w:rsid w:val="00B135AD"/>
    <w:rPr>
      <w:rFonts w:eastAsiaTheme="majorEastAsia" w:cstheme="majorBidi"/>
      <w:color w:val="2F5496" w:themeColor="accent1" w:themeShade="BF"/>
      <w:lang w:val="nl-NL"/>
    </w:rPr>
  </w:style>
  <w:style w:type="character" w:customStyle="1" w:styleId="Heading6Char">
    <w:name w:val="Heading 6 Char"/>
    <w:basedOn w:val="DefaultParagraphFont"/>
    <w:link w:val="Heading6"/>
    <w:uiPriority w:val="9"/>
    <w:semiHidden/>
    <w:rsid w:val="00B135AD"/>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B135AD"/>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B135AD"/>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B135AD"/>
    <w:rPr>
      <w:rFonts w:eastAsiaTheme="majorEastAsia" w:cstheme="majorBidi"/>
      <w:color w:val="272727" w:themeColor="text1" w:themeTint="D8"/>
      <w:lang w:val="nl-NL"/>
    </w:rPr>
  </w:style>
  <w:style w:type="character" w:customStyle="1" w:styleId="TitleChar">
    <w:name w:val="Title Char"/>
    <w:basedOn w:val="DefaultParagraphFont"/>
    <w:link w:val="Title"/>
    <w:uiPriority w:val="10"/>
    <w:rsid w:val="00B135AD"/>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135AD"/>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B135AD"/>
    <w:pPr>
      <w:spacing w:before="160"/>
      <w:jc w:val="center"/>
    </w:pPr>
    <w:rPr>
      <w:i/>
      <w:iCs/>
      <w:color w:val="404040" w:themeColor="text1" w:themeTint="BF"/>
    </w:rPr>
  </w:style>
  <w:style w:type="character" w:customStyle="1" w:styleId="QuoteChar">
    <w:name w:val="Quote Char"/>
    <w:basedOn w:val="DefaultParagraphFont"/>
    <w:link w:val="Quote"/>
    <w:uiPriority w:val="29"/>
    <w:rsid w:val="00B135AD"/>
    <w:rPr>
      <w:i/>
      <w:iCs/>
      <w:color w:val="404040" w:themeColor="text1" w:themeTint="BF"/>
      <w:lang w:val="nl-NL"/>
    </w:rPr>
  </w:style>
  <w:style w:type="paragraph" w:styleId="ListParagraph">
    <w:name w:val="List Paragraph"/>
    <w:basedOn w:val="Normal"/>
    <w:uiPriority w:val="34"/>
    <w:qFormat/>
    <w:rsid w:val="00B135AD"/>
    <w:pPr>
      <w:ind w:left="720"/>
      <w:contextualSpacing/>
    </w:pPr>
  </w:style>
  <w:style w:type="character" w:styleId="IntenseEmphasis">
    <w:name w:val="Intense Emphasis"/>
    <w:basedOn w:val="DefaultParagraphFont"/>
    <w:uiPriority w:val="21"/>
    <w:qFormat/>
    <w:rsid w:val="00B135AD"/>
    <w:rPr>
      <w:i/>
      <w:iCs/>
      <w:color w:val="2F5496" w:themeColor="accent1" w:themeShade="BF"/>
    </w:rPr>
  </w:style>
  <w:style w:type="paragraph" w:styleId="IntenseQuote">
    <w:name w:val="Intense Quote"/>
    <w:basedOn w:val="Normal"/>
    <w:next w:val="Normal"/>
    <w:link w:val="IntenseQuoteChar"/>
    <w:uiPriority w:val="30"/>
    <w:qFormat/>
    <w:rsid w:val="00B135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35AD"/>
    <w:rPr>
      <w:i/>
      <w:iCs/>
      <w:color w:val="2F5496" w:themeColor="accent1" w:themeShade="BF"/>
      <w:lang w:val="nl-NL"/>
    </w:rPr>
  </w:style>
  <w:style w:type="character" w:styleId="IntenseReference">
    <w:name w:val="Intense Reference"/>
    <w:basedOn w:val="DefaultParagraphFont"/>
    <w:uiPriority w:val="32"/>
    <w:qFormat/>
    <w:rsid w:val="00B135AD"/>
    <w:rPr>
      <w:b/>
      <w:bCs/>
      <w:smallCaps/>
      <w:color w:val="2F5496" w:themeColor="accent1" w:themeShade="BF"/>
      <w:spacing w:val="5"/>
    </w:rPr>
  </w:style>
  <w:style w:type="paragraph" w:styleId="TOCHeading">
    <w:name w:val="TOC Heading"/>
    <w:basedOn w:val="Heading1"/>
    <w:next w:val="Normal"/>
    <w:uiPriority w:val="39"/>
    <w:unhideWhenUsed/>
    <w:qFormat/>
    <w:rsid w:val="005B1A24"/>
    <w:pPr>
      <w:spacing w:before="240" w:after="0"/>
      <w:outlineLvl w:val="9"/>
    </w:pPr>
    <w:rPr>
      <w:sz w:val="32"/>
      <w:szCs w:val="32"/>
      <w:lang w:val="en-US"/>
    </w:rPr>
  </w:style>
  <w:style w:type="paragraph" w:styleId="TOC2">
    <w:name w:val="toc 2"/>
    <w:basedOn w:val="Normal"/>
    <w:next w:val="Normal"/>
    <w:autoRedefine/>
    <w:uiPriority w:val="39"/>
    <w:unhideWhenUsed/>
    <w:rsid w:val="005B1A2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B1A24"/>
    <w:pPr>
      <w:spacing w:after="100"/>
    </w:pPr>
    <w:rPr>
      <w:rFonts w:eastAsiaTheme="minorEastAsia" w:cs="Times New Roman"/>
      <w:lang w:val="en-US"/>
    </w:rPr>
  </w:style>
  <w:style w:type="paragraph" w:styleId="TOC3">
    <w:name w:val="toc 3"/>
    <w:basedOn w:val="Normal"/>
    <w:next w:val="Normal"/>
    <w:autoRedefine/>
    <w:uiPriority w:val="39"/>
    <w:unhideWhenUsed/>
    <w:rsid w:val="005B1A24"/>
    <w:pPr>
      <w:spacing w:after="100"/>
      <w:ind w:left="440"/>
    </w:pPr>
    <w:rPr>
      <w:rFonts w:eastAsiaTheme="minorEastAsia" w:cs="Times New Roman"/>
      <w:lang w:val="en-US"/>
    </w:rPr>
  </w:style>
  <w:style w:type="character" w:styleId="Hyperlink">
    <w:name w:val="Hyperlink"/>
    <w:basedOn w:val="DefaultParagraphFont"/>
    <w:uiPriority w:val="99"/>
    <w:unhideWhenUsed/>
    <w:rsid w:val="00B82E12"/>
    <w:rPr>
      <w:color w:val="0563C1" w:themeColor="hyperlink"/>
      <w:u w:val="single"/>
    </w:rPr>
  </w:style>
  <w:style w:type="paragraph" w:styleId="Header">
    <w:name w:val="header"/>
    <w:basedOn w:val="Normal"/>
    <w:link w:val="HeaderChar"/>
    <w:uiPriority w:val="99"/>
    <w:unhideWhenUsed/>
    <w:rsid w:val="00526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86A"/>
    <w:rPr>
      <w:lang w:val="nl-NL"/>
    </w:rPr>
  </w:style>
  <w:style w:type="paragraph" w:styleId="Footer">
    <w:name w:val="footer"/>
    <w:basedOn w:val="Normal"/>
    <w:link w:val="FooterChar"/>
    <w:uiPriority w:val="99"/>
    <w:unhideWhenUsed/>
    <w:rsid w:val="00526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86A"/>
    <w:rPr>
      <w:lang w:val="nl-NL"/>
    </w:rPr>
  </w:style>
  <w:style w:type="paragraph" w:styleId="FootnoteText">
    <w:name w:val="footnote text"/>
    <w:basedOn w:val="Normal"/>
    <w:link w:val="FootnoteTextChar"/>
    <w:uiPriority w:val="99"/>
    <w:semiHidden/>
    <w:unhideWhenUsed/>
    <w:rsid w:val="00C965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659A"/>
    <w:rPr>
      <w:sz w:val="20"/>
      <w:szCs w:val="20"/>
      <w:lang w:val="nl-NL"/>
    </w:rPr>
  </w:style>
  <w:style w:type="character" w:styleId="FootnoteReference">
    <w:name w:val="footnote reference"/>
    <w:basedOn w:val="DefaultParagraphFont"/>
    <w:uiPriority w:val="99"/>
    <w:semiHidden/>
    <w:unhideWhenUsed/>
    <w:rsid w:val="00C9659A"/>
    <w:rPr>
      <w:vertAlign w:val="superscript"/>
    </w:rPr>
  </w:style>
  <w:style w:type="paragraph" w:styleId="Bibliography">
    <w:name w:val="Bibliography"/>
    <w:basedOn w:val="Normal"/>
    <w:next w:val="Normal"/>
    <w:uiPriority w:val="37"/>
    <w:unhideWhenUsed/>
    <w:rsid w:val="002F5E56"/>
    <w:pPr>
      <w:spacing w:after="0" w:line="480" w:lineRule="auto"/>
      <w:ind w:left="720" w:hanging="720"/>
    </w:pPr>
  </w:style>
  <w:style w:type="character" w:styleId="UnresolvedMention">
    <w:name w:val="Unresolved Mention"/>
    <w:basedOn w:val="DefaultParagraphFont"/>
    <w:uiPriority w:val="99"/>
    <w:semiHidden/>
    <w:unhideWhenUsed/>
    <w:rsid w:val="000376F0"/>
    <w:rPr>
      <w:color w:val="605E5C"/>
      <w:shd w:val="clear" w:color="auto" w:fill="E1DFDD"/>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Excel_Worksheet.xls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SFaeu3lp4acYxw9AJhXhvvBX+A==">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35</Pages>
  <Words>7647</Words>
  <Characters>43594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Jort Siemes</dc:creator>
  <cp:lastModifiedBy>Jort Siemes</cp:lastModifiedBy>
  <cp:revision>10</cp:revision>
  <dcterms:created xsi:type="dcterms:W3CDTF">2025-02-24T22:20:00Z</dcterms:created>
  <dcterms:modified xsi:type="dcterms:W3CDTF">2025-03-04T20:25:00Z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id="J0UFGx5z"/&gt;&lt;style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